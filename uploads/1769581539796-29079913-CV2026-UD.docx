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F2F7E">
      <w:pPr>
        <w:jc w:val="center"/>
        <w:rPr>
          <w:rFonts w:ascii="Times New Roman" w:hAnsi="Times New Roman" w:cs="Times New Roman"/>
          <w:b/>
          <w:sz w:val="32"/>
          <w:szCs w:val="32"/>
          <w:lang w:val="en-IE"/>
        </w:rPr>
      </w:pPr>
      <w:bookmarkStart w:id="0" w:name="_Hlk149764082"/>
      <w:r>
        <w:rPr>
          <w:rFonts w:ascii="Times New Roman" w:hAnsi="Times New Roman" w:cs="Times New Roman"/>
          <w:b/>
          <w:sz w:val="32"/>
          <w:szCs w:val="32"/>
          <w:lang w:val="en-IE"/>
        </w:rPr>
        <w:t>Chunyu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(</w:t>
      </w:r>
      <w:r>
        <w:rPr>
          <w:rFonts w:hint="eastAsia" w:ascii="Times New Roman" w:hAnsi="Times New Roman" w:cs="Times New Roman"/>
          <w:b/>
          <w:sz w:val="32"/>
          <w:szCs w:val="32"/>
          <w:lang w:val="en-US" w:eastAsia="zh-CN"/>
        </w:rPr>
        <w:t>Raine</w:t>
      </w:r>
      <w:r>
        <w:rPr>
          <w:rFonts w:hint="default" w:ascii="Times New Roman" w:hAnsi="Times New Roman" w:cs="Times New Roman"/>
          <w:b/>
          <w:sz w:val="32"/>
          <w:szCs w:val="32"/>
          <w:lang w:val="en-US" w:eastAsia="zh-CN"/>
        </w:rPr>
        <w:t>)</w:t>
      </w:r>
      <w:r>
        <w:rPr>
          <w:rFonts w:ascii="Times New Roman" w:hAnsi="Times New Roman" w:cs="Times New Roman"/>
          <w:b/>
          <w:sz w:val="32"/>
          <w:szCs w:val="32"/>
          <w:lang w:val="en-IE"/>
        </w:rPr>
        <w:t xml:space="preserve"> Sha</w:t>
      </w:r>
      <w:bookmarkEnd w:id="0"/>
    </w:p>
    <w:p w14:paraId="70970346">
      <w:pPr>
        <w:widowControl/>
        <w:jc w:val="center"/>
        <w:rPr>
          <w:rFonts w:hint="eastAsia" w:ascii="Times New Roman" w:hAnsi="Times New Roman" w:cs="Times New Roman"/>
          <w:szCs w:val="21"/>
          <w:lang w:val="en-US" w:eastAsia="zh-CN"/>
        </w:rPr>
      </w:pPr>
      <w:ins w:id="0" w:author="~" w:date="2026-01-14T21:30:29Z">
        <w:r>
          <w:rPr>
            <w:rFonts w:hint="default" w:ascii="Times New Roman" w:hAnsi="Times New Roman" w:cs="Times New Roman"/>
            <w:szCs w:val="21"/>
            <w:lang w:val="en-US"/>
          </w:rPr>
          <w:t>c</w:t>
        </w:r>
      </w:ins>
      <w:ins w:id="1" w:author="~" w:date="2026-01-14T21:30:30Z">
        <w:r>
          <w:rPr>
            <w:rFonts w:hint="default" w:ascii="Times New Roman" w:hAnsi="Times New Roman" w:cs="Times New Roman"/>
            <w:szCs w:val="21"/>
            <w:lang w:val="en-US"/>
          </w:rPr>
          <w:t>hunyu</w:t>
        </w:r>
      </w:ins>
      <w:ins w:id="2" w:author="~" w:date="2026-01-14T21:30:31Z">
        <w:r>
          <w:rPr>
            <w:rFonts w:hint="default" w:ascii="Times New Roman" w:hAnsi="Times New Roman" w:cs="Times New Roman"/>
            <w:szCs w:val="21"/>
            <w:lang w:val="en-US"/>
          </w:rPr>
          <w:t>_sha</w:t>
        </w:r>
      </w:ins>
      <w:ins w:id="3" w:author="~" w:date="2026-01-14T21:30:32Z">
        <w:r>
          <w:rPr>
            <w:rFonts w:hint="default" w:ascii="Times New Roman" w:hAnsi="Times New Roman" w:cs="Times New Roman"/>
            <w:szCs w:val="21"/>
            <w:lang w:val="en-US"/>
          </w:rPr>
          <w:t>@gs</w:t>
        </w:r>
      </w:ins>
      <w:ins w:id="4" w:author="~" w:date="2026-01-14T21:30:33Z">
        <w:r>
          <w:rPr>
            <w:rFonts w:hint="default" w:ascii="Times New Roman" w:hAnsi="Times New Roman" w:cs="Times New Roman"/>
            <w:szCs w:val="21"/>
            <w:lang w:val="en-US"/>
          </w:rPr>
          <w:t>d.</w:t>
        </w:r>
      </w:ins>
      <w:ins w:id="5" w:author="~" w:date="2026-01-14T21:30:34Z">
        <w:r>
          <w:rPr>
            <w:rFonts w:hint="default" w:ascii="Times New Roman" w:hAnsi="Times New Roman" w:cs="Times New Roman"/>
            <w:szCs w:val="21"/>
            <w:lang w:val="en-US"/>
          </w:rPr>
          <w:t>har</w:t>
        </w:r>
      </w:ins>
      <w:ins w:id="6" w:author="~" w:date="2026-01-14T21:30:35Z">
        <w:r>
          <w:rPr>
            <w:rFonts w:hint="default" w:ascii="Times New Roman" w:hAnsi="Times New Roman" w:cs="Times New Roman"/>
            <w:szCs w:val="21"/>
            <w:lang w:val="en-US"/>
          </w:rPr>
          <w:t>vard</w:t>
        </w:r>
      </w:ins>
      <w:ins w:id="7" w:author="~" w:date="2026-01-14T21:30:36Z">
        <w:r>
          <w:rPr>
            <w:rFonts w:hint="default" w:ascii="Times New Roman" w:hAnsi="Times New Roman" w:cs="Times New Roman"/>
            <w:szCs w:val="21"/>
            <w:lang w:val="en-US"/>
          </w:rPr>
          <w:t>.edu</w:t>
        </w:r>
      </w:ins>
      <w:r>
        <w:rPr>
          <w:rFonts w:hint="eastAsia" w:ascii="Times New Roman" w:hAnsi="Times New Roman" w:cs="Times New Roman"/>
          <w:szCs w:val="21"/>
          <w:lang w:val="en-US" w:eastAsia="zh-CN"/>
        </w:rPr>
        <w:t>｜(+</w:t>
      </w:r>
      <w:del w:id="8" w:author="~" w:date="2026-01-14T21:30:10Z">
        <w:r>
          <w:rPr>
            <w:rFonts w:hint="eastAsia" w:ascii="Times New Roman" w:hAnsi="Times New Roman" w:cs="Times New Roman"/>
            <w:szCs w:val="21"/>
            <w:lang w:val="en-US"/>
            <w:rPrChange w:id="9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delText>86</w:delText>
        </w:r>
      </w:del>
      <w:ins w:id="10" w:author="~" w:date="2026-01-14T21:30:10Z">
        <w:r>
          <w:rPr>
            <w:rFonts w:hint="eastAsia" w:ascii="Times New Roman" w:hAnsi="Times New Roman" w:cs="Times New Roman"/>
            <w:szCs w:val="21"/>
            <w:lang w:val="en-US"/>
            <w:rPrChange w:id="11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t>1</w:t>
        </w:r>
      </w:ins>
      <w:r>
        <w:rPr>
          <w:rFonts w:hint="eastAsia" w:ascii="Times New Roman" w:hAnsi="Times New Roman" w:cs="Times New Roman"/>
          <w:szCs w:val="21"/>
          <w:lang w:val="en-US" w:eastAsia="zh-CN"/>
        </w:rPr>
        <w:t>)</w:t>
      </w:r>
      <w:ins w:id="12" w:author="~" w:date="2026-01-14T21:30:27Z">
        <w:r>
          <w:rPr>
            <w:rFonts w:hint="eastAsia" w:ascii="Times New Roman" w:hAnsi="Times New Roman" w:cs="Times New Roman"/>
            <w:szCs w:val="21"/>
            <w:lang w:val="en-US" w:eastAsia="zh-CN"/>
          </w:rPr>
          <w:t xml:space="preserve"> </w:t>
        </w:r>
      </w:ins>
      <w:del w:id="13" w:author="~" w:date="2026-01-14T21:29:57Z">
        <w:r>
          <w:rPr>
            <w:rFonts w:hint="eastAsia" w:ascii="Times New Roman" w:hAnsi="Times New Roman" w:cs="Times New Roman"/>
            <w:szCs w:val="21"/>
            <w:lang w:val="en-US"/>
            <w:rPrChange w:id="14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delText>18192217807</w:delText>
        </w:r>
      </w:del>
      <w:ins w:id="15" w:author="~" w:date="2026-01-14T21:29:57Z">
        <w:r>
          <w:rPr>
            <w:rFonts w:hint="eastAsia" w:ascii="Times New Roman" w:hAnsi="Times New Roman" w:cs="Times New Roman"/>
            <w:szCs w:val="21"/>
            <w:lang w:val="en-US"/>
            <w:rPrChange w:id="16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t>617</w:t>
        </w:r>
      </w:ins>
      <w:ins w:id="17" w:author="~" w:date="2026-01-14T21:30:06Z">
        <w:r>
          <w:rPr>
            <w:rFonts w:hint="eastAsia" w:ascii="Times New Roman" w:hAnsi="Times New Roman" w:cs="Times New Roman"/>
            <w:szCs w:val="21"/>
            <w:lang w:val="en-US"/>
            <w:rPrChange w:id="18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t>-</w:t>
        </w:r>
      </w:ins>
      <w:ins w:id="19" w:author="~" w:date="2026-01-14T21:29:59Z">
        <w:r>
          <w:rPr>
            <w:rFonts w:hint="eastAsia" w:ascii="Times New Roman" w:hAnsi="Times New Roman" w:cs="Times New Roman"/>
            <w:szCs w:val="21"/>
            <w:lang w:val="en-US"/>
            <w:rPrChange w:id="20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t>2</w:t>
        </w:r>
      </w:ins>
      <w:ins w:id="21" w:author="~" w:date="2026-01-14T21:30:02Z">
        <w:r>
          <w:rPr>
            <w:rFonts w:hint="eastAsia" w:ascii="Times New Roman" w:hAnsi="Times New Roman" w:cs="Times New Roman"/>
            <w:szCs w:val="21"/>
            <w:lang w:val="en-US"/>
            <w:rPrChange w:id="22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t>56</w:t>
        </w:r>
      </w:ins>
      <w:ins w:id="23" w:author="~" w:date="2026-01-14T21:30:08Z">
        <w:r>
          <w:rPr>
            <w:rFonts w:hint="eastAsia" w:ascii="Times New Roman" w:hAnsi="Times New Roman" w:cs="Times New Roman"/>
            <w:szCs w:val="21"/>
            <w:lang w:val="en-US"/>
            <w:rPrChange w:id="24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t>-</w:t>
        </w:r>
      </w:ins>
      <w:ins w:id="25" w:author="~" w:date="2026-01-14T21:30:03Z">
        <w:r>
          <w:rPr>
            <w:rFonts w:hint="eastAsia" w:ascii="Times New Roman" w:hAnsi="Times New Roman" w:cs="Times New Roman"/>
            <w:szCs w:val="21"/>
            <w:lang w:val="en-US"/>
            <w:rPrChange w:id="26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t>333</w:t>
        </w:r>
      </w:ins>
      <w:ins w:id="27" w:author="~" w:date="2026-01-14T21:30:04Z">
        <w:r>
          <w:rPr>
            <w:rFonts w:hint="eastAsia" w:ascii="Times New Roman" w:hAnsi="Times New Roman" w:cs="Times New Roman"/>
            <w:szCs w:val="21"/>
            <w:lang w:val="en-US"/>
            <w:rPrChange w:id="28" w:author="~" w:date="2026-01-14T21:30:25Z">
              <w:rPr>
                <w:rFonts w:hint="default" w:ascii="Times New Roman" w:hAnsi="Times New Roman" w:cs="Times New Roman"/>
                <w:szCs w:val="21"/>
                <w:lang w:val="en-US"/>
              </w:rPr>
            </w:rPrChange>
          </w:rPr>
          <w:t>1</w:t>
        </w:r>
      </w:ins>
      <w:r>
        <w:rPr>
          <w:rFonts w:hint="eastAsia" w:ascii="Times New Roman" w:hAnsi="Times New Roman" w:cs="Times New Roman"/>
          <w:szCs w:val="21"/>
          <w:lang w:val="en-US" w:eastAsia="zh-CN"/>
        </w:rPr>
        <w:t>｜www.linkedin.com/in/scyy</w:t>
      </w:r>
    </w:p>
    <w:p w14:paraId="3F37FABA">
      <w:pPr>
        <w:widowControl/>
        <w:jc w:val="center"/>
        <w:rPr>
          <w:rFonts w:hint="eastAsia" w:ascii="Times New Roman" w:hAnsi="Times New Roman" w:cs="Times New Roman" w:eastAsiaTheme="minorEastAsia"/>
          <w:color w:val="auto"/>
          <w:kern w:val="2"/>
          <w:sz w:val="21"/>
          <w:szCs w:val="21"/>
          <w:lang w:val="en-US"/>
          <w:rPrChange w:id="29" w:author="~" w:date="2026-01-14T21:30:25Z">
            <w:rPr>
              <w:rFonts w:hint="default" w:ascii="微软雅黑" w:hAnsi="微软雅黑" w:eastAsia="微软雅黑" w:cs="宋体"/>
              <w:color w:val="000000"/>
              <w:kern w:val="0"/>
              <w:sz w:val="18"/>
              <w:szCs w:val="18"/>
              <w:lang w:val="en-US"/>
            </w:rPr>
          </w:rPrChange>
        </w:rPr>
      </w:pPr>
    </w:p>
    <w:p w14:paraId="154A0CBF">
      <w:pPr>
        <w:spacing w:line="240" w:lineRule="auto"/>
        <w:jc w:val="left"/>
        <w:rPr>
          <w:rFonts w:ascii="Times New Roman" w:hAnsi="Times New Roman" w:cs="Times New Roman"/>
          <w:b/>
          <w:sz w:val="24"/>
          <w:szCs w:val="24"/>
          <w:lang w:val="en-IE"/>
        </w:rPr>
      </w:pPr>
      <w:r>
        <w:rPr>
          <w:rFonts w:hint="eastAsia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-2540</wp:posOffset>
                </wp:positionH>
                <wp:positionV relativeFrom="paragraph">
                  <wp:posOffset>219710</wp:posOffset>
                </wp:positionV>
                <wp:extent cx="6612890" cy="0"/>
                <wp:effectExtent l="0" t="6350" r="0" b="6350"/>
                <wp:wrapTopAndBottom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28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2pt;margin-top:17.3pt;height:0pt;width:520.7pt;mso-position-horizontal-relative:margin;mso-wrap-distance-bottom:0pt;mso-wrap-distance-top:0pt;z-index:251660288;mso-width-relative:page;mso-height-relative:page;" filled="f" stroked="t" coordsize="21600,21600" o:gfxdata="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rz8ocNUAAAAIAQAADwAAAAAAAAABACAAAAAiAAAAZHJzL2Rvd25yZXYueG1sUEsBAhQAFAAA&#10;AAgAh07iQABJVIryAQAA0wMAAA4AAAAAAAAAAQAgAAAAJAEAAGRycy9lMm9Eb2MueG1sUEsFBgAA&#10;AAAGAAYAWQEAAIgFAAAAAA==&#10;">
                <v:fill on="f" focussize="0,0"/>
                <v:stroke weight="0.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sz w:val="24"/>
          <w:szCs w:val="24"/>
          <w:lang w:val="en-IE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IE"/>
        </w:rPr>
        <w:t>DUCATION</w:t>
      </w:r>
    </w:p>
    <w:p w14:paraId="42AE3AB1">
      <w:pPr>
        <w:spacing w:line="120" w:lineRule="auto"/>
        <w:jc w:val="left"/>
        <w:rPr>
          <w:ins w:id="30" w:author="~" w:date="2026-01-14T21:22:44Z"/>
          <w:rFonts w:hint="eastAsia" w:ascii="Times New Roman" w:hAnsi="Times New Roman" w:cs="Times New Roman"/>
          <w:b/>
          <w:color w:val="AFABAB" w:themeColor="background2" w:themeShade="BF"/>
          <w:szCs w:val="21"/>
          <w:lang w:val="en-IE"/>
          <w:rPrChange w:id="31" w:author="~" w:date="2026-01-14T22:16:05Z">
            <w:rPr>
              <w:ins w:id="32" w:author="~" w:date="2026-01-14T21:22:44Z"/>
              <w:rFonts w:hint="eastAsia" w:ascii="Times New Roman" w:hAnsi="Times New Roman" w:cs="Times New Roman"/>
              <w:b/>
              <w:szCs w:val="21"/>
              <w:lang w:val="en-IE"/>
            </w:rPr>
          </w:rPrChange>
        </w:rPr>
      </w:pPr>
      <w:ins w:id="33" w:author="~" w:date="2026-01-14T21:22:16Z">
        <w:r>
          <w:rPr>
            <w:rFonts w:hint="eastAsia" w:ascii="Times New Roman" w:hAnsi="Times New Roman" w:cs="Times New Roman"/>
            <w:b/>
            <w:szCs w:val="21"/>
            <w:lang w:val="en-IE"/>
          </w:rPr>
          <w:t>Harvard University, Graduate School of Design</w:t>
        </w:r>
      </w:ins>
      <w:ins w:id="34" w:author="~" w:date="2026-01-14T21:23:24Z">
        <w:r>
          <w:rPr>
            <w:rFonts w:hint="default" w:ascii="Times New Roman" w:hAnsi="Times New Roman" w:cs="Times New Roman"/>
            <w:b/>
            <w:szCs w:val="21"/>
            <w:lang w:val="en-US"/>
          </w:rPr>
          <w:t xml:space="preserve"> </w:t>
        </w:r>
      </w:ins>
      <w:ins w:id="35" w:author="~" w:date="2026-01-14T21:23:25Z">
        <w:r>
          <w:rPr>
            <w:rFonts w:hint="default" w:ascii="Times New Roman" w:hAnsi="Times New Roman" w:cs="Times New Roman"/>
            <w:b/>
            <w:szCs w:val="21"/>
            <w:lang w:val="en-US"/>
          </w:rPr>
          <w:t xml:space="preserve">         </w:t>
        </w:r>
      </w:ins>
      <w:ins w:id="36" w:author="~" w:date="2026-01-14T21:23:26Z">
        <w:r>
          <w:rPr>
            <w:rFonts w:hint="default" w:ascii="Times New Roman" w:hAnsi="Times New Roman" w:cs="Times New Roman"/>
            <w:b/>
            <w:szCs w:val="21"/>
            <w:lang w:val="en-US"/>
          </w:rPr>
          <w:t xml:space="preserve">            </w:t>
        </w:r>
      </w:ins>
      <w:ins w:id="37" w:author="~" w:date="2026-01-14T21:23:27Z">
        <w:r>
          <w:rPr>
            <w:rFonts w:hint="default" w:ascii="Times New Roman" w:hAnsi="Times New Roman" w:cs="Times New Roman"/>
            <w:b/>
            <w:szCs w:val="21"/>
            <w:lang w:val="en-US"/>
          </w:rPr>
          <w:t xml:space="preserve">            </w:t>
        </w:r>
      </w:ins>
      <w:ins w:id="38" w:author="~" w:date="2026-01-14T21:23:28Z">
        <w:r>
          <w:rPr>
            <w:rFonts w:hint="default" w:ascii="Times New Roman" w:hAnsi="Times New Roman" w:cs="Times New Roman"/>
            <w:b/>
            <w:szCs w:val="21"/>
            <w:lang w:val="en-US"/>
          </w:rPr>
          <w:t xml:space="preserve">       </w:t>
        </w:r>
      </w:ins>
      <w:ins w:id="39" w:author="~" w:date="2026-01-14T22:24:29Z">
        <w:r>
          <w:rPr>
            <w:rFonts w:hint="eastAsia" w:ascii="Times New Roman" w:hAnsi="Times New Roman" w:cs="Times New Roman"/>
            <w:b/>
            <w:szCs w:val="21"/>
            <w:lang w:val="en-US" w:eastAsia="zh-CN"/>
          </w:rPr>
          <w:t xml:space="preserve">     </w:t>
        </w:r>
      </w:ins>
      <w:ins w:id="40" w:author="~" w:date="2026-01-14T22:24:30Z">
        <w:r>
          <w:rPr>
            <w:rFonts w:hint="eastAsia" w:ascii="Times New Roman" w:hAnsi="Times New Roman" w:cs="Times New Roman"/>
            <w:b/>
            <w:szCs w:val="21"/>
            <w:lang w:val="en-US" w:eastAsia="zh-CN"/>
          </w:rPr>
          <w:t xml:space="preserve">    </w:t>
        </w:r>
      </w:ins>
      <w:ins w:id="41" w:author="~" w:date="2026-01-14T21:23:40Z">
        <w:r>
          <w:rPr>
            <w:rFonts w:hint="default" w:ascii="Times New Roman" w:hAnsi="Times New Roman" w:cs="Times New Roman"/>
            <w:b/>
            <w:szCs w:val="21"/>
            <w:lang w:val="en-US"/>
          </w:rPr>
          <w:t xml:space="preserve"> </w:t>
        </w:r>
      </w:ins>
    </w:p>
    <w:p w14:paraId="608D3C73">
      <w:pPr>
        <w:spacing w:line="120" w:lineRule="auto"/>
        <w:jc w:val="left"/>
        <w:rPr>
          <w:ins w:id="42" w:author="~" w:date="2026-01-14T21:32:08Z"/>
          <w:rFonts w:hint="eastAsia" w:ascii="Times New Roman" w:hAnsi="Times New Roman" w:cs="Times New Roman"/>
          <w:color w:val="808080" w:themeColor="background1" w:themeShade="80"/>
          <w:szCs w:val="21"/>
          <w:lang w:val="en-US"/>
          <w:rPrChange w:id="43" w:author="~" w:date="2026-01-14T22:16:23Z">
            <w:rPr>
              <w:ins w:id="44" w:author="~" w:date="2026-01-14T21:32:08Z"/>
              <w:rFonts w:hint="default" w:ascii="Times New Roman" w:hAnsi="Times New Roman" w:cs="Times New Roman"/>
              <w:color w:val="595959" w:themeColor="text1" w:themeTint="A6"/>
              <w:szCs w:val="21"/>
              <w:lang w:val="en-US"/>
              <w14:textFill>
                <w14:solidFill>
                  <w14:schemeClr w14:val="tx1">
                    <w14:lumMod w14:val="65000"/>
                    <w14:lumOff w14:val="35000"/>
                  </w14:schemeClr>
                </w14:solidFill>
              </w14:textFill>
            </w:rPr>
          </w:rPrChange>
        </w:rPr>
      </w:pPr>
      <w:r>
        <w:rPr>
          <w:rFonts w:hint="default" w:ascii="Times New Roman" w:hAnsi="Times New Roman" w:cs="Times New Roman"/>
          <w:b w:val="0"/>
          <w:i/>
          <w:iCs/>
          <w:szCs w:val="21"/>
          <w:lang w:val="en-US"/>
        </w:rPr>
        <w:t>Master of Design Studies (MDes), Domain: Publics</w:t>
      </w:r>
      <w:ins w:id="45" w:author="~" w:date="2026-01-14T21:24:38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/>
          </w:rPr>
          <w:t xml:space="preserve"> </w:t>
        </w:r>
      </w:ins>
      <w:ins w:id="46" w:author="~" w:date="2026-01-14T21:24:39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/>
          </w:rPr>
          <w:t xml:space="preserve">       </w:t>
        </w:r>
      </w:ins>
      <w:ins w:id="47" w:author="~" w:date="2026-01-14T21:24:40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/>
          </w:rPr>
          <w:t xml:space="preserve">  </w:t>
        </w:r>
      </w:ins>
      <w:ins w:id="48" w:author="~" w:date="2026-01-14T21:24:46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/>
          </w:rPr>
          <w:t xml:space="preserve">     </w:t>
        </w:r>
      </w:ins>
      <w:ins w:id="49" w:author="~" w:date="2026-01-14T21:24:47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/>
          </w:rPr>
          <w:t xml:space="preserve">            </w:t>
        </w:r>
      </w:ins>
      <w:ins w:id="50" w:author="~" w:date="2026-01-14T21:24:48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/>
          </w:rPr>
          <w:t xml:space="preserve">    </w:t>
        </w:r>
      </w:ins>
      <w:r>
        <w:rPr>
          <w:rFonts w:hint="eastAsia" w:ascii="Times New Roman" w:hAnsi="Times New Roman" w:cs="Times New Roman"/>
          <w:b w:val="0"/>
          <w:i/>
          <w:iCs/>
          <w:szCs w:val="21"/>
          <w:lang w:val="en-US" w:eastAsia="zh-CN"/>
        </w:rPr>
        <w:t xml:space="preserve"> </w:t>
      </w:r>
      <w:ins w:id="51" w:author="~" w:date="2026-01-14T22:24:18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 w:eastAsia="zh-CN"/>
          </w:rPr>
          <w:t>Aug</w:t>
        </w:r>
      </w:ins>
      <w:ins w:id="52" w:author="~" w:date="2026-01-14T22:24:18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/>
          </w:rPr>
          <w:t>. 2025-</w:t>
        </w:r>
      </w:ins>
      <w:ins w:id="53" w:author="~" w:date="2026-01-14T22:24:18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 w:eastAsia="zh-CN"/>
          </w:rPr>
          <w:t>Jun</w:t>
        </w:r>
      </w:ins>
      <w:ins w:id="54" w:author="~" w:date="2026-01-14T22:24:18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/>
          </w:rPr>
          <w:t>. 2027</w:t>
        </w:r>
      </w:ins>
      <w:ins w:id="55" w:author="~" w:date="2026-01-14T22:37:06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 w:eastAsia="zh-CN"/>
          </w:rPr>
          <w:t>(Expected)</w:t>
        </w:r>
      </w:ins>
      <w:ins w:id="56" w:author="~" w:date="2026-01-14T22:26:12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 w:eastAsia="zh-CN"/>
          </w:rPr>
          <w:t xml:space="preserve"> </w:t>
        </w:r>
      </w:ins>
    </w:p>
    <w:p w14:paraId="48D576C2">
      <w:pPr>
        <w:pStyle w:val="15"/>
        <w:ind w:firstLine="0" w:firstLineChars="0"/>
        <w:jc w:val="left"/>
        <w:rPr>
          <w:ins w:id="58" w:author="~" w:date="2026-01-14T21:32:09Z"/>
          <w:rFonts w:hint="default" w:ascii="Times New Roman" w:hAnsi="Times New Roman" w:cs="Times New Roman"/>
          <w:b w:val="0"/>
          <w:color w:val="595959" w:themeColor="text1" w:themeTint="A6"/>
          <w:szCs w:val="21"/>
          <w:lang w:val="en-US" w:eastAsia="zh-CN"/>
          <w:rPrChange w:id="59" w:author="~" w:date="2026-01-14T22:16:29Z">
            <w:rPr>
              <w:ins w:id="60" w:author="~" w:date="2026-01-14T21:32:09Z"/>
              <w:rFonts w:hint="eastAsia" w:ascii="Times New Roman" w:hAnsi="Times New Roman" w:cs="Times New Roman"/>
              <w:b/>
              <w:szCs w:val="21"/>
              <w:lang w:val="en-US" w:eastAsia="zh-CN"/>
            </w:rPr>
          </w:rPrChange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pPrChange w:id="57" w:author="~" w:date="2026-01-14T21:32:17Z">
          <w:pPr>
            <w:spacing w:line="120" w:lineRule="auto"/>
            <w:jc w:val="left"/>
          </w:pPr>
        </w:pPrChange>
      </w:pPr>
      <w:ins w:id="61" w:author="~" w:date="2026-01-14T21:32:12Z">
        <w:r>
          <w:rPr>
            <w:rFonts w:ascii="Times New Roman" w:hAnsi="Times New Roman" w:cs="Times New Roman"/>
            <w:i/>
            <w:iCs/>
            <w:szCs w:val="21"/>
            <w:rPrChange w:id="62" w:author="~" w:date="2026-01-14T21:47:22Z">
              <w:rPr>
                <w:rFonts w:ascii="Times New Roman" w:hAnsi="Times New Roman" w:cs="Times New Roman"/>
                <w:i/>
                <w:iCs/>
                <w:szCs w:val="21"/>
              </w:rPr>
            </w:rPrChange>
          </w:rPr>
          <w:t>Design Discovery Virtual (DDV) 2024</w:t>
        </w:r>
      </w:ins>
      <w:ins w:id="63" w:author="~" w:date="2026-01-14T21:32:12Z">
        <w:r>
          <w:rPr>
            <w:rFonts w:hint="default" w:ascii="Times New Roman" w:hAnsi="Times New Roman" w:cs="Times New Roman"/>
            <w:i/>
            <w:iCs/>
            <w:szCs w:val="21"/>
            <w:rPrChange w:id="64" w:author="~" w:date="2026-01-14T21:47:22Z">
              <w:rPr>
                <w:rFonts w:hint="eastAsia" w:ascii="Times New Roman" w:hAnsi="Times New Roman" w:cs="Times New Roman"/>
                <w:i/>
                <w:iCs/>
                <w:szCs w:val="21"/>
              </w:rPr>
            </w:rPrChange>
          </w:rPr>
          <w:t xml:space="preserve">       </w:t>
        </w:r>
      </w:ins>
      <w:ins w:id="65" w:author="~" w:date="2026-01-14T21:32:12Z">
        <w:r>
          <w:rPr>
            <w:rFonts w:hint="eastAsia" w:ascii="Times New Roman" w:hAnsi="Times New Roman" w:cs="Times New Roman"/>
            <w:i/>
            <w:iCs/>
            <w:color w:val="0000FF"/>
            <w:szCs w:val="21"/>
            <w:rPrChange w:id="66" w:author="~" w:date="2026-01-14T21:33:23Z">
              <w:rPr>
                <w:rFonts w:hint="eastAsia" w:ascii="Times New Roman" w:hAnsi="Times New Roman" w:cs="Times New Roman"/>
                <w:i/>
                <w:iCs/>
                <w:szCs w:val="21"/>
              </w:rPr>
            </w:rPrChange>
          </w:rPr>
          <w:t xml:space="preserve">                                                   </w:t>
        </w:r>
      </w:ins>
      <w:ins w:id="67" w:author="~" w:date="2026-01-14T21:32:12Z">
        <w:r>
          <w:rPr>
            <w:rFonts w:hint="default" w:ascii="Times New Roman" w:hAnsi="Times New Roman" w:cs="Times New Roman"/>
            <w:i/>
            <w:iCs/>
            <w:color w:val="0000FF"/>
            <w:szCs w:val="21"/>
            <w:lang w:val="en-US"/>
            <w:rPrChange w:id="68" w:author="~" w:date="2026-01-14T21:33:23Z">
              <w:rPr>
                <w:rFonts w:hint="default" w:ascii="Times New Roman" w:hAnsi="Times New Roman" w:cs="Times New Roman"/>
                <w:i/>
                <w:iCs/>
                <w:szCs w:val="21"/>
                <w:lang w:val="en-US"/>
              </w:rPr>
            </w:rPrChange>
          </w:rPr>
          <w:t xml:space="preserve"> </w:t>
        </w:r>
      </w:ins>
      <w:ins w:id="69" w:author="~" w:date="2026-01-14T21:32:12Z">
        <w:r>
          <w:rPr>
            <w:rFonts w:hint="eastAsia" w:ascii="Times New Roman" w:hAnsi="Times New Roman" w:cs="Times New Roman"/>
            <w:i/>
            <w:iCs/>
            <w:color w:val="0000FF"/>
            <w:szCs w:val="21"/>
            <w:rPrChange w:id="70" w:author="~" w:date="2026-01-14T21:33:23Z">
              <w:rPr>
                <w:rFonts w:hint="eastAsia" w:ascii="Times New Roman" w:hAnsi="Times New Roman" w:cs="Times New Roman"/>
                <w:i/>
                <w:iCs/>
                <w:szCs w:val="21"/>
              </w:rPr>
            </w:rPrChange>
          </w:rPr>
          <w:t xml:space="preserve"> </w:t>
        </w:r>
      </w:ins>
      <w:ins w:id="71" w:author="~" w:date="2026-01-14T21:32:12Z">
        <w:r>
          <w:rPr>
            <w:rFonts w:hint="eastAsia" w:ascii="Times New Roman" w:hAnsi="Times New Roman" w:cs="Times New Roman"/>
            <w:i w:val="0"/>
            <w:iCs w:val="0"/>
            <w:color w:val="808080" w:themeColor="background1" w:themeShade="80"/>
            <w:szCs w:val="21"/>
            <w:rPrChange w:id="72" w:author="~" w:date="2026-01-14T22:16:50Z">
              <w:rPr>
                <w:rFonts w:hint="eastAsia" w:ascii="Times New Roman" w:hAnsi="Times New Roman" w:cs="Times New Roman"/>
                <w:i/>
                <w:iCs/>
                <w:szCs w:val="21"/>
              </w:rPr>
            </w:rPrChange>
          </w:rPr>
          <w:t xml:space="preserve"> </w:t>
        </w:r>
      </w:ins>
      <w:ins w:id="73" w:author="~" w:date="2026-01-14T21:32:31Z">
        <w:r>
          <w:rPr>
            <w:rFonts w:hint="default" w:ascii="Times New Roman" w:hAnsi="Times New Roman" w:cs="Times New Roman"/>
            <w:color w:val="808080" w:themeColor="background1" w:themeShade="80"/>
            <w:szCs w:val="21"/>
            <w:rPrChange w:id="74" w:author="~" w:date="2026-01-14T22:16:50Z">
              <w:rPr>
                <w:rFonts w:hint="eastAsia" w:ascii="Times New Roman" w:hAnsi="Times New Roman" w:cs="Times New Roman"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rPrChange>
          </w:rPr>
          <w:t xml:space="preserve">Jun. </w:t>
        </w:r>
      </w:ins>
      <w:ins w:id="75" w:author="~" w:date="2026-01-14T21:32:31Z">
        <w:r>
          <w:rPr>
            <w:rFonts w:hint="default" w:ascii="Times New Roman" w:hAnsi="Times New Roman" w:cs="Times New Roman"/>
            <w:color w:val="808080" w:themeColor="background1" w:themeShade="80"/>
            <w:szCs w:val="21"/>
            <w:lang w:val="en-US"/>
            <w:rPrChange w:id="76" w:author="~" w:date="2026-01-14T22:16:50Z">
              <w:rPr>
                <w:rFonts w:hint="eastAsia" w:ascii="Times New Roman" w:hAnsi="Times New Roman" w:cs="Times New Roman"/>
                <w:color w:val="595959" w:themeColor="text1" w:themeTint="A6"/>
                <w:szCs w:val="21"/>
                <w:lang w:val="en-I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rPrChange>
          </w:rPr>
          <w:t>20</w:t>
        </w:r>
      </w:ins>
      <w:ins w:id="77" w:author="~" w:date="2026-01-14T21:32:31Z">
        <w:r>
          <w:rPr>
            <w:rFonts w:hint="default" w:ascii="Times New Roman" w:hAnsi="Times New Roman" w:cs="Times New Roman"/>
            <w:color w:val="808080" w:themeColor="background1" w:themeShade="80"/>
            <w:szCs w:val="21"/>
            <w:rPrChange w:id="78" w:author="~" w:date="2026-01-14T22:16:50Z">
              <w:rPr>
                <w:rFonts w:hint="eastAsia" w:ascii="Times New Roman" w:hAnsi="Times New Roman" w:cs="Times New Roman"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rPrChange>
          </w:rPr>
          <w:t>24</w:t>
        </w:r>
      </w:ins>
    </w:p>
    <w:p w14:paraId="774C4CBD">
      <w:pPr>
        <w:widowControl w:val="0"/>
        <w:spacing w:before="157" w:beforeLines="50" w:line="120" w:lineRule="auto"/>
        <w:jc w:val="both"/>
        <w:rPr>
          <w:ins w:id="80" w:author="~" w:date="2026-01-14T21:22:35Z"/>
          <w:rFonts w:hint="eastAsia" w:asciiTheme="minorHAnsi" w:hAnsiTheme="minorHAnsi" w:eastAsiaTheme="minorEastAsia" w:cstheme="minorBidi"/>
          <w:b w:val="0"/>
          <w:color w:val="808080" w:themeColor="background1" w:themeShade="80"/>
          <w:kern w:val="2"/>
          <w:sz w:val="21"/>
          <w:szCs w:val="22"/>
          <w:lang w:val="en-US" w:eastAsia="zh-CN" w:bidi="ar-SA"/>
          <w:rPrChange w:id="81" w:author="~" w:date="2026-01-14T22:16:52Z">
            <w:rPr>
              <w:ins w:id="82" w:author="~" w:date="2026-01-14T21:22:35Z"/>
              <w:rFonts w:hint="default" w:ascii="Times New Roman" w:hAnsi="Times New Roman" w:cs="Times New Roman"/>
              <w:b/>
              <w:szCs w:val="21"/>
              <w:lang w:val="en-US" w:eastAsia="zh-CN"/>
            </w:rPr>
          </w:rPrChange>
        </w:rPr>
        <w:pPrChange w:id="79" w:author="~" w:date="2026-01-14T21:32:46Z">
          <w:pPr>
            <w:spacing w:line="120" w:lineRule="auto"/>
            <w:jc w:val="left"/>
          </w:pPr>
        </w:pPrChange>
      </w:pP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1"/>
          <w:lang w:val="en-US" w:eastAsia="zh-CN" w:bidi="ar-SA"/>
        </w:rPr>
        <w:t xml:space="preserve">Massachusetts Institute of Technology (MIT) </w:t>
      </w:r>
      <w:ins w:id="83" w:author="~" w:date="2026-01-14T21:26:32Z">
        <w:r>
          <w:rPr>
            <w:rFonts w:hint="default" w:ascii="Times New Roman" w:hAnsi="Times New Roman" w:cs="Times New Roman" w:eastAsiaTheme="minorEastAsia"/>
            <w:b/>
            <w:kern w:val="2"/>
            <w:sz w:val="21"/>
            <w:szCs w:val="21"/>
            <w:lang w:val="en-US" w:eastAsia="zh-CN" w:bidi="ar-SA"/>
          </w:rPr>
          <w:t xml:space="preserve">          </w:t>
        </w:r>
      </w:ins>
      <w:ins w:id="84" w:author="~" w:date="2026-01-14T21:26:33Z">
        <w:r>
          <w:rPr>
            <w:rFonts w:hint="default" w:ascii="Times New Roman" w:hAnsi="Times New Roman" w:cs="Times New Roman" w:eastAsiaTheme="minorEastAsia"/>
            <w:b/>
            <w:kern w:val="2"/>
            <w:sz w:val="21"/>
            <w:szCs w:val="21"/>
            <w:lang w:val="en-US" w:eastAsia="zh-CN" w:bidi="ar-SA"/>
          </w:rPr>
          <w:t xml:space="preserve">           </w:t>
        </w:r>
      </w:ins>
      <w:ins w:id="85" w:author="~" w:date="2026-01-14T21:26:34Z">
        <w:r>
          <w:rPr>
            <w:rFonts w:hint="default" w:ascii="Times New Roman" w:hAnsi="Times New Roman" w:cs="Times New Roman" w:eastAsiaTheme="minorEastAsia"/>
            <w:b/>
            <w:kern w:val="2"/>
            <w:sz w:val="21"/>
            <w:szCs w:val="21"/>
            <w:lang w:val="en-US" w:eastAsia="zh-CN" w:bidi="ar-SA"/>
          </w:rPr>
          <w:t xml:space="preserve">            </w:t>
        </w:r>
      </w:ins>
      <w:ins w:id="86" w:author="~" w:date="2026-01-14T21:26:35Z">
        <w:r>
          <w:rPr>
            <w:rFonts w:hint="default" w:ascii="Times New Roman" w:hAnsi="Times New Roman" w:cs="Times New Roman" w:eastAsiaTheme="minorEastAsia"/>
            <w:b/>
            <w:kern w:val="2"/>
            <w:sz w:val="21"/>
            <w:szCs w:val="21"/>
            <w:lang w:val="en-US" w:eastAsia="zh-CN" w:bidi="ar-SA"/>
          </w:rPr>
          <w:t xml:space="preserve">            </w:t>
        </w:r>
      </w:ins>
      <w:ins w:id="87" w:author="~" w:date="2026-01-14T21:26:36Z">
        <w:r>
          <w:rPr>
            <w:rFonts w:hint="default" w:ascii="Times New Roman" w:hAnsi="Times New Roman" w:cs="Times New Roman" w:eastAsiaTheme="minorEastAsia"/>
            <w:b/>
            <w:kern w:val="2"/>
            <w:sz w:val="21"/>
            <w:szCs w:val="21"/>
            <w:lang w:val="en-US" w:eastAsia="zh-CN" w:bidi="ar-SA"/>
          </w:rPr>
          <w:t xml:space="preserve">          </w:t>
        </w:r>
      </w:ins>
      <w:ins w:id="88" w:author="~" w:date="2026-01-14T21:26:37Z">
        <w:r>
          <w:rPr>
            <w:rFonts w:hint="default" w:ascii="Times New Roman" w:hAnsi="Times New Roman" w:cs="Times New Roman" w:eastAsiaTheme="minorEastAsia"/>
            <w:b/>
            <w:kern w:val="2"/>
            <w:sz w:val="21"/>
            <w:szCs w:val="21"/>
            <w:lang w:val="en-US" w:eastAsia="zh-CN" w:bidi="ar-SA"/>
          </w:rPr>
          <w:t xml:space="preserve"> </w:t>
        </w:r>
      </w:ins>
      <w:ins w:id="89" w:author="~" w:date="2026-01-14T21:26:37Z">
        <w:r>
          <w:rPr>
            <w:rFonts w:hint="eastAsia" w:asciiTheme="minorHAnsi" w:hAnsiTheme="minorHAnsi" w:eastAsiaTheme="minorEastAsia" w:cstheme="minorBidi"/>
            <w:b w:val="0"/>
            <w:color w:val="808080" w:themeColor="background1" w:themeShade="80"/>
            <w:kern w:val="2"/>
            <w:sz w:val="21"/>
            <w:szCs w:val="22"/>
            <w:lang w:val="en-US" w:eastAsia="zh-CN" w:bidi="ar-SA"/>
            <w:rPrChange w:id="90" w:author="~" w:date="2026-01-14T22:16:52Z"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</w:rPrChange>
          </w:rPr>
          <w:t xml:space="preserve"> </w:t>
        </w:r>
      </w:ins>
    </w:p>
    <w:p w14:paraId="746063E4">
      <w:pPr>
        <w:spacing w:line="120" w:lineRule="auto"/>
        <w:jc w:val="left"/>
        <w:rPr>
          <w:ins w:id="91" w:author="~" w:date="2026-01-14T21:21:50Z"/>
          <w:rFonts w:hint="eastAsia" w:ascii="Times New Roman" w:hAnsi="Times New Roman" w:cs="Times New Roman"/>
          <w:b w:val="0"/>
          <w:color w:val="595959" w:themeColor="text1" w:themeTint="A6"/>
          <w:szCs w:val="21"/>
          <w:lang w:val="en-US" w:eastAsia="zh-CN"/>
          <w:rPrChange w:id="92" w:author="~" w:date="2026-01-14T21:26:46Z">
            <w:rPr>
              <w:ins w:id="93" w:author="~" w:date="2026-01-14T21:21:50Z"/>
              <w:rFonts w:hint="default" w:ascii="Times New Roman" w:hAnsi="Times New Roman" w:cs="Times New Roman"/>
              <w:b/>
              <w:szCs w:val="21"/>
              <w:lang w:val="en-US" w:eastAsia="zh-CN"/>
            </w:rPr>
          </w:rPrChange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i/>
          <w:iCs/>
          <w:szCs w:val="21"/>
          <w:lang w:val="en-US" w:eastAsia="zh-CN"/>
        </w:rPr>
        <w:t xml:space="preserve">Cross-Registered Researcher, </w:t>
      </w:r>
      <w:ins w:id="94" w:author="~" w:date="2026-01-14T22:26:59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>Medium Lab</w:t>
        </w:r>
      </w:ins>
      <w:r>
        <w:rPr>
          <w:rFonts w:hint="eastAsia" w:ascii="Times New Roman" w:hAnsi="Times New Roman" w:cs="Times New Roman"/>
          <w:b w:val="0"/>
          <w:i/>
          <w:iCs/>
          <w:szCs w:val="21"/>
          <w:lang w:val="en-US" w:eastAsia="zh-CN"/>
        </w:rPr>
        <w:t xml:space="preserve"> - </w:t>
      </w:r>
      <w:ins w:id="95" w:author="~" w:date="2026-01-14T21:22:31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  <w:rPrChange w:id="96" w:author="~" w:date="2026-01-14T21:22:41Z"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</w:rPrChange>
          </w:rPr>
          <w:t>MAS. S60. Critical Matter</w:t>
        </w:r>
      </w:ins>
      <w:ins w:id="97" w:author="~" w:date="2026-01-14T21:25:25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</w:t>
        </w:r>
      </w:ins>
      <w:ins w:id="98" w:author="~" w:date="2026-01-14T21:25:26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   </w:t>
        </w:r>
      </w:ins>
      <w:r>
        <w:rPr>
          <w:rFonts w:hint="default" w:ascii="Times New Roman" w:hAnsi="Times New Roman" w:cs="Times New Roman"/>
          <w:b w:val="0"/>
          <w:i/>
          <w:iCs/>
          <w:szCs w:val="21"/>
          <w:lang w:val="en-US" w:eastAsia="zh-CN"/>
        </w:rPr>
        <w:t xml:space="preserve"> </w:t>
      </w:r>
      <w:ins w:id="99" w:author="~" w:date="2026-01-14T21:25:28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     </w:t>
        </w:r>
      </w:ins>
      <w:ins w:id="100" w:author="~" w:date="2026-01-14T21:25:29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  </w:t>
        </w:r>
      </w:ins>
      <w:r>
        <w:rPr>
          <w:rFonts w:hint="eastAsia" w:ascii="Times New Roman" w:hAnsi="Times New Roman" w:cs="Times New Roman"/>
          <w:b w:val="0"/>
          <w:i/>
          <w:iCs/>
          <w:szCs w:val="21"/>
          <w:lang w:val="en-US" w:eastAsia="zh-CN"/>
        </w:rPr>
        <w:t xml:space="preserve"> </w:t>
      </w:r>
      <w:ins w:id="101" w:author="~" w:date="2026-01-14T21:25:29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      </w:t>
        </w:r>
      </w:ins>
      <w:ins w:id="102" w:author="~" w:date="2026-01-14T21:25:30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   </w:t>
        </w:r>
      </w:ins>
      <w:ins w:id="103" w:author="~" w:date="2026-01-14T21:25:39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</w:t>
        </w:r>
      </w:ins>
      <w:ins w:id="104" w:author="~" w:date="2026-01-14T22:26:53Z">
        <w:r>
          <w:rPr>
            <w:rFonts w:hint="eastAsia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</w:t>
        </w:r>
      </w:ins>
      <w:ins w:id="105" w:author="~" w:date="2026-01-14T22:26:50Z">
        <w:r>
          <w:rPr>
            <w:rFonts w:hint="eastAsia" w:ascii="Times New Roman" w:hAnsi="Times New Roman" w:cs="Times New Roman"/>
            <w:b w:val="0"/>
            <w:color w:val="808080" w:themeColor="background1" w:themeShade="80"/>
            <w:szCs w:val="21"/>
            <w:lang w:val="en-US" w:eastAsia="zh-CN"/>
          </w:rPr>
          <w:t>Sep.-Dec. 2025</w:t>
        </w:r>
      </w:ins>
      <w:ins w:id="106" w:author="~" w:date="2026-01-14T21:25:40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   </w:t>
        </w:r>
      </w:ins>
    </w:p>
    <w:p w14:paraId="34DD347A">
      <w:pPr>
        <w:widowControl w:val="0"/>
        <w:spacing w:before="157" w:beforeLines="50" w:line="120" w:lineRule="auto"/>
        <w:jc w:val="both"/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pPrChange w:id="107" w:author="~" w:date="2026-01-14T21:28:05Z">
          <w:pPr>
            <w:spacing w:line="120" w:lineRule="auto"/>
            <w:jc w:val="left"/>
          </w:pPr>
        </w:pPrChange>
      </w:pPr>
      <w:r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t xml:space="preserve">Xi’an University of Architecture and Technology </w:t>
      </w:r>
      <w:ins w:id="108" w:author="Admin" w:date="2024-12-02T11:47:00Z">
        <w:r>
          <w:rPr>
            <w:rFonts w:hint="eastAsia" w:ascii="Times New Roman" w:hAnsi="Times New Roman" w:cs="Times New Roman" w:eastAsiaTheme="minorEastAsia"/>
            <w:b/>
            <w:kern w:val="2"/>
            <w:sz w:val="21"/>
            <w:szCs w:val="21"/>
            <w:lang w:val="en-IE" w:eastAsia="zh-CN" w:bidi="ar-SA"/>
          </w:rPr>
          <w:t>(</w:t>
        </w:r>
      </w:ins>
      <w:ins w:id="109" w:author="Admin" w:date="2024-12-02T11:47:00Z">
        <w:r>
          <w:rPr>
            <w:rFonts w:ascii="Times New Roman" w:hAnsi="Times New Roman" w:cs="Times New Roman" w:eastAsiaTheme="minorEastAsia"/>
            <w:b/>
            <w:kern w:val="2"/>
            <w:sz w:val="21"/>
            <w:szCs w:val="21"/>
            <w:lang w:val="en-US" w:eastAsia="zh-CN" w:bidi="ar-SA"/>
          </w:rPr>
          <w:t>XAUAT</w:t>
        </w:r>
      </w:ins>
      <w:ins w:id="110" w:author="Admin" w:date="2024-12-02T11:47:00Z">
        <w:r>
          <w:rPr>
            <w:rFonts w:hint="eastAsia" w:ascii="Times New Roman" w:hAnsi="Times New Roman" w:cs="Times New Roman" w:eastAsiaTheme="minorEastAsia"/>
            <w:b/>
            <w:kern w:val="2"/>
            <w:sz w:val="21"/>
            <w:szCs w:val="21"/>
            <w:lang w:val="en-IE" w:eastAsia="zh-CN" w:bidi="ar-SA"/>
          </w:rPr>
          <w:t>)</w:t>
        </w:r>
      </w:ins>
      <w:r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t xml:space="preserve">                            </w:t>
      </w:r>
      <w:r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tab/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1"/>
          <w:lang w:val="en-US" w:eastAsia="zh-CN" w:bidi="ar-SA"/>
        </w:rPr>
        <w:t xml:space="preserve">    </w:t>
      </w:r>
      <w:r>
        <w:rPr>
          <w:rFonts w:ascii="Times New Roman" w:hAnsi="Times New Roman" w:cs="Times New Roman" w:eastAsiaTheme="minorEastAsia"/>
          <w:b/>
          <w:kern w:val="2"/>
          <w:sz w:val="21"/>
          <w:szCs w:val="21"/>
          <w:lang w:val="en-IE" w:eastAsia="zh-CN" w:bidi="ar-SA"/>
        </w:rPr>
        <w:t xml:space="preserve"> </w:t>
      </w:r>
      <w:r>
        <w:rPr>
          <w:rFonts w:ascii="Times New Roman" w:hAnsi="Times New Roman" w:cs="Times New Roman" w:eastAsiaTheme="minorEastAsia"/>
          <w:color w:val="595959" w:themeColor="text1" w:themeTint="A6"/>
          <w:kern w:val="2"/>
          <w:sz w:val="21"/>
          <w:szCs w:val="21"/>
          <w:lang w:val="en-IE" w:eastAsia="zh-CN" w:bidi="ar-SA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</w:t>
      </w:r>
      <w:del w:id="111" w:author="~" w:date="2026-01-14T22:25:09Z">
        <w:r>
          <w:rPr>
            <w:rFonts w:hint="eastAsia" w:asciiTheme="minorHAnsi" w:hAnsiTheme="minorHAnsi" w:eastAsiaTheme="minorEastAsia" w:cstheme="minorBidi"/>
            <w:color w:val="808080" w:themeColor="background1" w:themeShade="80"/>
            <w:kern w:val="2"/>
            <w:sz w:val="21"/>
            <w:szCs w:val="22"/>
            <w:lang w:val="en-US" w:eastAsia="zh-CN" w:bidi="ar-SA"/>
            <w:rPrChange w:id="112" w:author="~" w:date="2026-01-14T22:16:56Z">
              <w:rPr>
                <w:rFonts w:hint="eastAsia" w:ascii="Times New Roman" w:hAnsi="Times New Roman" w:cs="Times New Roman"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rPrChange>
          </w:rPr>
          <w:delText>Xi</w:delText>
        </w:r>
      </w:del>
      <w:del w:id="113" w:author="~" w:date="2026-01-14T22:25:09Z">
        <w:r>
          <w:rPr>
            <w:rFonts w:hint="eastAsia" w:asciiTheme="minorHAnsi" w:hAnsiTheme="minorHAnsi" w:eastAsiaTheme="minorEastAsia" w:cstheme="minorBidi"/>
            <w:color w:val="808080" w:themeColor="background1" w:themeShade="80"/>
            <w:kern w:val="2"/>
            <w:sz w:val="21"/>
            <w:szCs w:val="22"/>
            <w:lang w:val="en-US" w:eastAsia="zh-CN" w:bidi="ar-SA"/>
            <w:rPrChange w:id="114" w:author="~" w:date="2026-01-14T22:16:56Z">
              <w:rPr>
                <w:rFonts w:ascii="Times New Roman" w:hAnsi="Times New Roman" w:cs="Times New Roman"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rPrChange>
          </w:rPr>
          <w:delText>’</w:delText>
        </w:r>
      </w:del>
      <w:del w:id="115" w:author="~" w:date="2026-01-14T22:25:09Z">
        <w:r>
          <w:rPr>
            <w:rFonts w:hint="eastAsia" w:asciiTheme="minorHAnsi" w:hAnsiTheme="minorHAnsi" w:eastAsiaTheme="minorEastAsia" w:cstheme="minorBidi"/>
            <w:color w:val="808080" w:themeColor="background1" w:themeShade="80"/>
            <w:kern w:val="2"/>
            <w:sz w:val="21"/>
            <w:szCs w:val="22"/>
            <w:lang w:val="en-US" w:eastAsia="zh-CN" w:bidi="ar-SA"/>
            <w:rPrChange w:id="116" w:author="~" w:date="2026-01-14T22:16:56Z">
              <w:rPr>
                <w:rFonts w:hint="eastAsia" w:ascii="Times New Roman" w:hAnsi="Times New Roman" w:cs="Times New Roman"/>
                <w:color w:val="595959" w:themeColor="text1" w:themeTint="A6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rPrChange>
          </w:rPr>
          <w:delText>an</w:delText>
        </w:r>
      </w:del>
      <w:del w:id="117" w:author="~" w:date="2026-01-14T22:25:09Z">
        <w:r>
          <w:rPr>
            <w:rFonts w:hint="eastAsia" w:asciiTheme="minorHAnsi" w:hAnsiTheme="minorHAnsi" w:eastAsiaTheme="minorEastAsia" w:cstheme="minorBidi"/>
            <w:color w:val="808080" w:themeColor="background1" w:themeShade="80"/>
            <w:kern w:val="2"/>
            <w:sz w:val="21"/>
            <w:szCs w:val="22"/>
            <w:lang w:val="en-US" w:eastAsia="zh-CN" w:bidi="ar-SA"/>
            <w:rPrChange w:id="118" w:author="~" w:date="2026-01-14T22:16:56Z">
              <w:rPr>
                <w:rFonts w:ascii="Times New Roman" w:hAnsi="Times New Roman" w:cs="Times New Roman"/>
                <w:color w:val="595959" w:themeColor="text1" w:themeTint="A6"/>
                <w:szCs w:val="21"/>
                <w:lang w:val="en-IE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rPrChange>
          </w:rPr>
          <w:delText>, China</w:delText>
        </w:r>
      </w:del>
    </w:p>
    <w:p w14:paraId="53AAF37F">
      <w:pPr>
        <w:spacing w:line="120" w:lineRule="auto"/>
        <w:jc w:val="left"/>
        <w:rPr>
          <w:rFonts w:hint="eastAsia" w:ascii="Times New Roman" w:hAnsi="Times New Roman" w:cs="Times New Roman" w:eastAsiaTheme="minorEastAsia"/>
          <w:szCs w:val="21"/>
          <w:lang w:eastAsia="zh-CN"/>
        </w:rPr>
      </w:pPr>
      <w:r>
        <w:rPr>
          <w:rFonts w:ascii="Times New Roman" w:hAnsi="Times New Roman" w:cs="Times New Roman"/>
          <w:i/>
          <w:iCs/>
          <w:szCs w:val="21"/>
          <w:lang w:val="en-IE"/>
        </w:rPr>
        <w:t>Bachelor of</w:t>
      </w:r>
      <w:r>
        <w:rPr>
          <w:rFonts w:hint="eastAsia" w:ascii="Times New Roman" w:hAnsi="Times New Roman" w:cs="Times New Roman"/>
          <w:i/>
          <w:iCs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szCs w:val="21"/>
          <w:lang w:val="en-IE"/>
        </w:rPr>
        <w:t>Engineering</w:t>
      </w:r>
      <w:r>
        <w:rPr>
          <w:rFonts w:hint="default" w:ascii="Times New Roman" w:hAnsi="Times New Roman" w:cs="Times New Roman"/>
          <w:i/>
          <w:iCs/>
          <w:szCs w:val="21"/>
          <w:lang w:val="en-US"/>
        </w:rPr>
        <w:t xml:space="preserve"> in Urban and Rural Planning (</w:t>
      </w:r>
      <w:ins w:id="119" w:author="~" w:date="2026-01-14T22:27:54Z">
        <w:r>
          <w:rPr>
            <w:rFonts w:hint="default" w:ascii="Times New Roman" w:hAnsi="Times New Roman" w:cs="Times New Roman"/>
            <w:i/>
            <w:iCs/>
            <w:szCs w:val="21"/>
            <w:lang w:val="en-US"/>
          </w:rPr>
          <w:t>5</w:t>
        </w:r>
      </w:ins>
      <w:ins w:id="120" w:author="~" w:date="2026-01-14T22:27:55Z">
        <w:r>
          <w:rPr>
            <w:rFonts w:hint="default" w:ascii="Times New Roman" w:hAnsi="Times New Roman" w:cs="Times New Roman"/>
            <w:i/>
            <w:iCs/>
            <w:szCs w:val="21"/>
            <w:lang w:val="en-US"/>
          </w:rPr>
          <w:t xml:space="preserve"> yea</w:t>
        </w:r>
      </w:ins>
      <w:ins w:id="121" w:author="~" w:date="2026-01-14T22:27:56Z">
        <w:r>
          <w:rPr>
            <w:rFonts w:hint="default" w:ascii="Times New Roman" w:hAnsi="Times New Roman" w:cs="Times New Roman"/>
            <w:i/>
            <w:iCs/>
            <w:szCs w:val="21"/>
            <w:lang w:val="en-US"/>
          </w:rPr>
          <w:t>rs</w:t>
        </w:r>
      </w:ins>
      <w:r>
        <w:rPr>
          <w:rFonts w:hint="default" w:ascii="Times New Roman" w:hAnsi="Times New Roman" w:cs="Times New Roman"/>
          <w:i/>
          <w:iCs/>
          <w:szCs w:val="21"/>
          <w:lang w:val="en-US"/>
        </w:rPr>
        <w:t>)</w:t>
      </w:r>
      <w:ins w:id="122" w:author="~" w:date="2026-01-14T21:29:37Z">
        <w:r>
          <w:rPr>
            <w:rFonts w:hint="default" w:ascii="Times New Roman" w:hAnsi="Times New Roman" w:cs="Times New Roman"/>
            <w:i/>
            <w:iCs/>
            <w:szCs w:val="21"/>
            <w:lang w:val="en-US"/>
          </w:rPr>
          <w:t xml:space="preserve">  </w:t>
        </w:r>
      </w:ins>
      <w:r>
        <w:rPr>
          <w:rFonts w:ascii="Times New Roman" w:hAnsi="Times New Roman" w:cs="Times New Roman"/>
          <w:szCs w:val="21"/>
          <w:lang w:val="en-IE"/>
        </w:rPr>
        <w:t xml:space="preserve">                      </w:t>
      </w:r>
      <w:r>
        <w:rPr>
          <w:rFonts w:hint="eastAsia" w:ascii="Times New Roman" w:hAnsi="Times New Roman" w:cs="Times New Roman"/>
          <w:szCs w:val="21"/>
          <w:lang w:val="en-IE"/>
        </w:rPr>
        <w:t xml:space="preserve">     </w:t>
      </w:r>
      <w:del w:id="123" w:author="~" w:date="2026-01-14T22:27:59Z">
        <w:r>
          <w:rPr>
            <w:rFonts w:hint="eastAsia" w:ascii="Times New Roman" w:hAnsi="Times New Roman" w:cs="Times New Roman"/>
            <w:szCs w:val="21"/>
            <w:lang w:val="en-IE"/>
          </w:rPr>
          <w:delText xml:space="preserve">  </w:delText>
        </w:r>
      </w:del>
      <w:del w:id="124" w:author="~" w:date="2026-01-14T22:27:58Z">
        <w:r>
          <w:rPr>
            <w:rFonts w:hint="eastAsia" w:ascii="Times New Roman" w:hAnsi="Times New Roman" w:cs="Times New Roman"/>
            <w:szCs w:val="21"/>
            <w:lang w:val="en-US" w:eastAsia="zh-CN"/>
          </w:rPr>
          <w:delText xml:space="preserve">    </w:delText>
        </w:r>
      </w:del>
      <w:del w:id="125" w:author="~" w:date="2026-01-14T22:27:58Z">
        <w:r>
          <w:rPr>
            <w:rFonts w:hint="eastAsia" w:ascii="Times New Roman" w:hAnsi="Times New Roman" w:cs="Times New Roman"/>
            <w:szCs w:val="21"/>
            <w:lang w:val="en-IE"/>
          </w:rPr>
          <w:delText xml:space="preserve"> </w:delText>
        </w:r>
      </w:del>
      <w:r>
        <w:rPr>
          <w:rFonts w:hint="eastAsia" w:ascii="Times New Roman" w:hAnsi="Times New Roman" w:cs="Times New Roman"/>
          <w:szCs w:val="21"/>
          <w:lang w:val="en-IE"/>
        </w:rPr>
        <w:t xml:space="preserve"> </w:t>
      </w:r>
      <w:r>
        <w:rPr>
          <w:rFonts w:ascii="Times New Roman" w:hAnsi="Times New Roman" w:cs="Times New Roman"/>
          <w:szCs w:val="21"/>
          <w:lang w:val="en-IE"/>
        </w:rPr>
        <w:t xml:space="preserve"> </w:t>
      </w:r>
      <w:r>
        <w:rPr>
          <w:rFonts w:hint="default" w:ascii="Times New Roman Regular" w:hAnsi="Times New Roman Regular" w:cs="Times New Roman Regular"/>
          <w:color w:val="808080" w:themeColor="background1" w:themeShade="80"/>
          <w:szCs w:val="21"/>
          <w:lang w:val="en-US" w:eastAsia="zh-CN"/>
          <w:rPrChange w:id="126" w:author="~" w:date="2026-01-14T22:16:59Z">
            <w:rPr>
              <w:rFonts w:hint="eastAsia" w:ascii="Times New Roman" w:hAnsi="Times New Roman" w:cs="Times New Roman"/>
              <w:color w:val="595959" w:themeColor="text1" w:themeTint="A6"/>
              <w:szCs w:val="21"/>
              <w:lang w:val="en-US" w:eastAsia="zh-CN"/>
              <w14:textFill>
                <w14:solidFill>
                  <w14:schemeClr w14:val="tx1">
                    <w14:lumMod w14:val="65000"/>
                    <w14:lumOff w14:val="35000"/>
                  </w14:schemeClr>
                </w14:solidFill>
              </w14:textFill>
            </w:rPr>
          </w:rPrChange>
        </w:rPr>
        <w:t>Aug</w:t>
      </w:r>
      <w:r>
        <w:rPr>
          <w:rFonts w:hint="default" w:ascii="Times New Roman Regular" w:hAnsi="Times New Roman Regular" w:cs="Times New Roman Regular"/>
          <w:color w:val="808080" w:themeColor="background1" w:themeShade="80"/>
          <w:szCs w:val="21"/>
          <w:rPrChange w:id="127" w:author="~" w:date="2026-01-14T22:16:59Z">
            <w:rPr>
              <w:rFonts w:hint="eastAsia" w:ascii="Times New Roman" w:hAnsi="Times New Roman" w:cs="Times New Roman"/>
              <w:color w:val="595959" w:themeColor="text1" w:themeTint="A6"/>
              <w:szCs w:val="21"/>
              <w14:textFill>
                <w14:solidFill>
                  <w14:schemeClr w14:val="tx1">
                    <w14:lumMod w14:val="65000"/>
                    <w14:lumOff w14:val="35000"/>
                  </w14:schemeClr>
                </w14:solidFill>
              </w14:textFill>
            </w:rPr>
          </w:rPrChange>
        </w:rPr>
        <w:t>.</w:t>
      </w:r>
      <w:r>
        <w:rPr>
          <w:rFonts w:hint="default" w:ascii="Times New Roman Regular" w:hAnsi="Times New Roman Regular" w:cs="Times New Roman Regular"/>
          <w:color w:val="808080" w:themeColor="background1" w:themeShade="80"/>
          <w:szCs w:val="21"/>
          <w:lang w:val="en-US"/>
          <w:rPrChange w:id="128" w:author="~" w:date="2026-01-14T22:16:59Z">
            <w:rPr>
              <w:rFonts w:ascii="Times New Roman" w:hAnsi="Times New Roman" w:cs="Times New Roman"/>
              <w:color w:val="595959" w:themeColor="text1" w:themeTint="A6"/>
              <w:szCs w:val="21"/>
              <w:lang w:val="en-IE"/>
              <w14:textFill>
                <w14:solidFill>
                  <w14:schemeClr w14:val="tx1">
                    <w14:lumMod w14:val="65000"/>
                    <w14:lumOff w14:val="35000"/>
                  </w14:schemeClr>
                </w14:solidFill>
              </w14:textFill>
            </w:rPr>
          </w:rPrChange>
        </w:rPr>
        <w:t xml:space="preserve"> 201</w:t>
      </w:r>
      <w:r>
        <w:rPr>
          <w:rFonts w:hint="default" w:ascii="Times New Roman Regular" w:hAnsi="Times New Roman Regular" w:cs="Times New Roman Regular"/>
          <w:color w:val="808080" w:themeColor="background1" w:themeShade="80"/>
          <w:szCs w:val="21"/>
          <w:rPrChange w:id="129" w:author="~" w:date="2026-01-14T22:16:59Z">
            <w:rPr>
              <w:rFonts w:hint="eastAsia" w:ascii="Times New Roman" w:hAnsi="Times New Roman" w:cs="Times New Roman"/>
              <w:color w:val="595959" w:themeColor="text1" w:themeTint="A6"/>
              <w:szCs w:val="21"/>
              <w14:textFill>
                <w14:solidFill>
                  <w14:schemeClr w14:val="tx1">
                    <w14:lumMod w14:val="65000"/>
                    <w14:lumOff w14:val="35000"/>
                  </w14:schemeClr>
                </w14:solidFill>
              </w14:textFill>
            </w:rPr>
          </w:rPrChange>
        </w:rPr>
        <w:t>9-</w:t>
      </w:r>
      <w:r>
        <w:rPr>
          <w:rFonts w:hint="default" w:ascii="Times New Roman Regular" w:hAnsi="Times New Roman Regular" w:cs="Times New Roman Regular"/>
          <w:color w:val="808080" w:themeColor="background1" w:themeShade="80"/>
          <w:szCs w:val="21"/>
          <w:lang w:val="en-US" w:eastAsia="zh-CN"/>
          <w:rPrChange w:id="130" w:author="~" w:date="2026-01-14T22:16:59Z">
            <w:rPr>
              <w:rFonts w:hint="eastAsia" w:ascii="Times New Roman" w:hAnsi="Times New Roman" w:cs="Times New Roman"/>
              <w:color w:val="595959" w:themeColor="text1" w:themeTint="A6"/>
              <w:szCs w:val="21"/>
              <w:lang w:val="en-US" w:eastAsia="zh-CN"/>
              <w14:textFill>
                <w14:solidFill>
                  <w14:schemeClr w14:val="tx1">
                    <w14:lumMod w14:val="65000"/>
                    <w14:lumOff w14:val="35000"/>
                  </w14:schemeClr>
                </w14:solidFill>
              </w14:textFill>
            </w:rPr>
          </w:rPrChange>
        </w:rPr>
        <w:t>Jun</w:t>
      </w:r>
      <w:r>
        <w:rPr>
          <w:rFonts w:hint="default" w:ascii="Times New Roman Regular" w:hAnsi="Times New Roman Regular" w:cs="Times New Roman Regular"/>
          <w:color w:val="808080" w:themeColor="background1" w:themeShade="80"/>
          <w:szCs w:val="21"/>
          <w:rPrChange w:id="131" w:author="~" w:date="2026-01-14T22:16:59Z">
            <w:rPr>
              <w:rFonts w:hint="eastAsia" w:ascii="Times New Roman" w:hAnsi="Times New Roman" w:cs="Times New Roman"/>
              <w:color w:val="595959" w:themeColor="text1" w:themeTint="A6"/>
              <w:szCs w:val="21"/>
              <w14:textFill>
                <w14:solidFill>
                  <w14:schemeClr w14:val="tx1">
                    <w14:lumMod w14:val="65000"/>
                    <w14:lumOff w14:val="35000"/>
                  </w14:schemeClr>
                </w14:solidFill>
              </w14:textFill>
            </w:rPr>
          </w:rPrChange>
        </w:rPr>
        <w:t xml:space="preserve">. </w:t>
      </w:r>
      <w:r>
        <w:rPr>
          <w:rFonts w:hint="default" w:ascii="Times New Roman Regular" w:hAnsi="Times New Roman Regular" w:cs="Times New Roman Regular"/>
          <w:color w:val="808080" w:themeColor="background1" w:themeShade="80"/>
          <w:szCs w:val="21"/>
          <w:lang w:val="en-US"/>
          <w:rPrChange w:id="132" w:author="~" w:date="2026-01-14T22:16:59Z">
            <w:rPr>
              <w:rFonts w:ascii="Times New Roman" w:hAnsi="Times New Roman" w:cs="Times New Roman"/>
              <w:color w:val="595959" w:themeColor="text1" w:themeTint="A6"/>
              <w:szCs w:val="21"/>
              <w:lang w:val="en-IE"/>
              <w14:textFill>
                <w14:solidFill>
                  <w14:schemeClr w14:val="tx1">
                    <w14:lumMod w14:val="65000"/>
                    <w14:lumOff w14:val="35000"/>
                  </w14:schemeClr>
                </w14:solidFill>
              </w14:textFill>
            </w:rPr>
          </w:rPrChange>
        </w:rPr>
        <w:t>20</w:t>
      </w:r>
      <w:r>
        <w:rPr>
          <w:rFonts w:hint="default" w:ascii="Times New Roman Regular" w:hAnsi="Times New Roman Regular" w:cs="Times New Roman Regular"/>
          <w:color w:val="808080" w:themeColor="background1" w:themeShade="80"/>
          <w:szCs w:val="21"/>
          <w:rPrChange w:id="133" w:author="~" w:date="2026-01-14T22:16:59Z">
            <w:rPr>
              <w:rFonts w:hint="eastAsia" w:ascii="Times New Roman" w:hAnsi="Times New Roman" w:cs="Times New Roman"/>
              <w:color w:val="595959" w:themeColor="text1" w:themeTint="A6"/>
              <w:szCs w:val="21"/>
              <w14:textFill>
                <w14:solidFill>
                  <w14:schemeClr w14:val="tx1">
                    <w14:lumMod w14:val="65000"/>
                    <w14:lumOff w14:val="35000"/>
                  </w14:schemeClr>
                </w14:solidFill>
              </w14:textFill>
            </w:rPr>
          </w:rPrChange>
        </w:rPr>
        <w:t>24</w:t>
      </w:r>
    </w:p>
    <w:p w14:paraId="77062DF6">
      <w:pPr>
        <w:pStyle w:val="15"/>
        <w:spacing w:line="120" w:lineRule="auto"/>
        <w:ind w:firstLine="0" w:firstLineChars="0"/>
        <w:jc w:val="left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Cs w:val="21"/>
          <w:rPrChange w:id="134" w:author="~" w:date="2026-01-14T22:18:46Z">
            <w:rPr>
              <w:rFonts w:hint="eastAsia" w:ascii="Times New Roman" w:hAnsi="Times New Roman" w:cs="Times New Roman"/>
              <w:i/>
              <w:iCs/>
              <w:szCs w:val="21"/>
            </w:rPr>
          </w:rPrChange>
        </w:rPr>
        <w:t>Major GPA: 3.98/4.0</w:t>
      </w:r>
      <w:r>
        <w:rPr>
          <w:rFonts w:hint="default" w:ascii="Times New Roman" w:hAnsi="Times New Roman" w:cs="Times New Roman"/>
          <w:i/>
          <w:iCs/>
          <w:szCs w:val="21"/>
          <w:lang w:val="en-US"/>
        </w:rPr>
        <w:t xml:space="preserve">, </w:t>
      </w:r>
      <w:del w:id="135" w:author="Admin" w:date="2024-11-28T10:22:00Z">
        <w:r>
          <w:rPr>
            <w:rFonts w:hint="default" w:ascii="Times New Roman" w:hAnsi="Times New Roman" w:cs="Times New Roman"/>
            <w:i/>
            <w:iCs/>
            <w:szCs w:val="21"/>
            <w:rPrChange w:id="136" w:author="~" w:date="2026-01-14T22:18:46Z">
              <w:rPr>
                <w:rFonts w:hint="eastAsia" w:ascii="Times New Roman" w:hAnsi="Times New Roman" w:cs="Times New Roman"/>
                <w:i/>
                <w:iCs/>
                <w:szCs w:val="21"/>
              </w:rPr>
            </w:rPrChange>
          </w:rPr>
          <w:delText>No. 1</w:delText>
        </w:r>
      </w:del>
      <w:ins w:id="137" w:author="Admin" w:date="2024-11-28T10:22:00Z">
        <w:r>
          <w:rPr>
            <w:rFonts w:hint="default" w:ascii="Times New Roman" w:hAnsi="Times New Roman" w:cs="Times New Roman"/>
            <w:i/>
            <w:iCs/>
            <w:szCs w:val="21"/>
            <w:rPrChange w:id="138" w:author="~" w:date="2026-01-14T22:18:46Z">
              <w:rPr>
                <w:rFonts w:hint="eastAsia" w:ascii="Times New Roman" w:hAnsi="Times New Roman" w:cs="Times New Roman"/>
                <w:i/>
                <w:iCs/>
                <w:szCs w:val="21"/>
              </w:rPr>
            </w:rPrChange>
          </w:rPr>
          <w:t>Rank top 1</w:t>
        </w:r>
      </w:ins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 xml:space="preserve"> |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/>
          <w:iCs/>
          <w:szCs w:val="21"/>
        </w:rPr>
        <w:t xml:space="preserve">Excellent Student Scholarship </w:t>
      </w:r>
      <w:r>
        <w:rPr>
          <w:rFonts w:hint="default" w:ascii="Times New Roman" w:hAnsi="Times New Roman" w:cs="Times New Roman"/>
          <w:i/>
          <w:iCs/>
          <w:szCs w:val="21"/>
          <w:lang w:val="en-US"/>
        </w:rPr>
        <w:t>(</w:t>
      </w:r>
      <w:r>
        <w:rPr>
          <w:rFonts w:hint="default" w:ascii="Times New Roman" w:hAnsi="Times New Roman" w:cs="Times New Roman"/>
          <w:i/>
          <w:iCs/>
          <w:szCs w:val="21"/>
        </w:rPr>
        <w:t>Award</w:t>
      </w:r>
      <w:r>
        <w:rPr>
          <w:rFonts w:hint="default" w:ascii="Times New Roman" w:hAnsi="Times New Roman" w:cs="Times New Roman"/>
          <w:i/>
          <w:iCs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 xml:space="preserve">Annually)           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 </w:t>
      </w:r>
    </w:p>
    <w:p w14:paraId="6C7FD086">
      <w:pPr>
        <w:spacing w:line="120" w:lineRule="auto"/>
        <w:jc w:val="left"/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</w:p>
    <w:p w14:paraId="1C187CBE">
      <w:pPr>
        <w:spacing w:line="120" w:lineRule="auto"/>
        <w:jc w:val="left"/>
        <w:rPr>
          <w:ins w:id="139" w:author="~" w:date="2026-01-14T21:31:32Z"/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RESEARCH &amp; DESIGN EXPERIENCE</w:t>
      </w:r>
    </w:p>
    <w:p w14:paraId="22E1E43A">
      <w:pPr>
        <w:spacing w:line="120" w:lineRule="auto"/>
        <w:jc w:val="left"/>
        <w:rPr>
          <w:del w:id="140" w:author="~" w:date="2026-01-14T21:37:00Z"/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-12700</wp:posOffset>
                </wp:positionH>
                <wp:positionV relativeFrom="paragraph">
                  <wp:posOffset>19050</wp:posOffset>
                </wp:positionV>
                <wp:extent cx="6623685" cy="0"/>
                <wp:effectExtent l="0" t="6350" r="0" b="6350"/>
                <wp:wrapTopAndBottom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pt;margin-top:1.5pt;height:0pt;width:521.55pt;mso-position-horizontal-relative:margin;mso-wrap-distance-bottom:0pt;mso-wrap-distance-top:0pt;z-index:251662336;mso-width-relative:page;mso-height-relative:page;" filled="f" stroked="t" coordsize="21600,21600" o:gfxdata="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EXYXrUAAAABwEAAA8AAAAAAAAAAQAgAAAAIgAAAGRycy9kb3ducmV2LnhtbFBLAQIUABQA&#10;AAAIAIdO4kD8uOqu9AEAANMDAAAOAAAAAAAAAAEAIAAAACMBAABkcnMvZTJvRG9jLnhtbFBLBQYA&#10;AAAABgAGAFkBAACJBQAAAAA=&#10;">
                <v:fill on="f" focussize="0,0"/>
                <v:stroke weight="0.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del w:id="141" w:author="~" w:date="2026-01-14T21:37:00Z">
        <w:r>
          <w:rPr>
            <w:rFonts w:hint="eastAsia" w:ascii="Times New Roman" w:hAnsi="Times New Roman" w:cs="Times New Roman"/>
            <w:b/>
            <w:sz w:val="24"/>
            <w:szCs w:val="24"/>
            <w:lang w:val="en-US" w:eastAsia="zh-CN"/>
          </w:rPr>
          <w:delText>World Habitat Architecture &amp; Environment Design Competition 2023                             Xi’an, China</w:delText>
        </w:r>
      </w:del>
    </w:p>
    <w:p w14:paraId="4F194B51">
      <w:pPr>
        <w:spacing w:line="120" w:lineRule="auto"/>
        <w:jc w:val="left"/>
        <w:rPr>
          <w:del w:id="142" w:author="~" w:date="2026-01-14T21:37:00Z"/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del w:id="143" w:author="~" w:date="2026-01-14T21:37:00Z">
        <w:r>
          <w:rPr>
            <w:rFonts w:hint="eastAsia" w:ascii="Times New Roman" w:hAnsi="Times New Roman" w:cs="Times New Roman"/>
            <w:b/>
            <w:sz w:val="24"/>
            <w:szCs w:val="24"/>
            <w:lang w:val="en-US" w:eastAsia="zh-CN"/>
          </w:rPr>
          <w:delText>Studio Team Leader; National Bronze Award                     Aug. -Dec. 2022 (Project Period); Jul. 2023 (Award)</w:delText>
        </w:r>
      </w:del>
    </w:p>
    <w:p w14:paraId="329BD60A">
      <w:pPr>
        <w:spacing w:line="120" w:lineRule="auto"/>
        <w:jc w:val="left"/>
        <w:rPr>
          <w:del w:id="144" w:author="~" w:date="2026-01-14T21:37:00Z"/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del w:id="145" w:author="~" w:date="2026-01-14T21:37:00Z">
        <w:r>
          <w:rPr>
            <w:rFonts w:hint="eastAsia" w:ascii="Times New Roman" w:hAnsi="Times New Roman" w:cs="Times New Roman"/>
            <w:b/>
            <w:sz w:val="24"/>
            <w:szCs w:val="24"/>
            <w:lang w:val="en-US" w:eastAsia="zh-CN"/>
          </w:rPr>
          <w:delText>Developed a renewal strategy for Wufeng community (4,220,000㎡) using the "Bamboo + Tech" approach</w:delText>
        </w:r>
      </w:del>
    </w:p>
    <w:p w14:paraId="492026EC">
      <w:pPr>
        <w:spacing w:line="120" w:lineRule="auto"/>
        <w:jc w:val="left"/>
        <w:rPr>
          <w:del w:id="146" w:author="~" w:date="2026-01-14T21:37:00Z"/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del w:id="147" w:author="~" w:date="2026-01-14T21:37:00Z">
        <w:r>
          <w:rPr>
            <w:rFonts w:hint="eastAsia" w:ascii="Times New Roman" w:hAnsi="Times New Roman" w:cs="Times New Roman"/>
            <w:b/>
            <w:sz w:val="24"/>
            <w:szCs w:val="24"/>
            <w:lang w:val="en-US" w:eastAsia="zh-CN"/>
          </w:rPr>
          <w:delText>Designed a bamboo-based industry model across sectors to promote local women’s employment and economic growth</w:delText>
        </w:r>
      </w:del>
    </w:p>
    <w:p w14:paraId="029EB4E6">
      <w:pPr>
        <w:spacing w:line="120" w:lineRule="auto"/>
        <w:jc w:val="left"/>
        <w:rPr>
          <w:del w:id="148" w:author="~" w:date="2026-01-14T21:37:00Z"/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del w:id="149" w:author="~" w:date="2026-01-14T21:37:00Z">
        <w:r>
          <w:rPr>
            <w:rFonts w:hint="eastAsia" w:ascii="Times New Roman" w:hAnsi="Times New Roman" w:cs="Times New Roman"/>
            <w:b/>
            <w:sz w:val="24"/>
            <w:szCs w:val="24"/>
            <w:lang w:val="en-US" w:eastAsia="zh-CN"/>
          </w:rPr>
          <w:delText>Analyzed slopes, landforms, bamboo areas, public resources, and demographic patterns (SPSS, ArcGIS, POI)</w:delText>
        </w:r>
      </w:del>
    </w:p>
    <w:p w14:paraId="05BBA827">
      <w:pPr>
        <w:spacing w:line="120" w:lineRule="auto"/>
        <w:jc w:val="left"/>
        <w:rPr>
          <w:del w:id="150" w:author="~" w:date="2026-01-14T21:37:00Z"/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del w:id="151" w:author="~" w:date="2026-01-14T21:37:00Z">
        <w:r>
          <w:rPr>
            <w:rFonts w:hint="eastAsia" w:ascii="Times New Roman" w:hAnsi="Times New Roman" w:cs="Times New Roman"/>
            <w:b/>
            <w:sz w:val="24"/>
            <w:szCs w:val="24"/>
            <w:lang w:val="en-US" w:eastAsia="zh-CN"/>
          </w:rPr>
          <w:delText xml:space="preserve">Drew </w:delText>
        </w:r>
      </w:del>
      <w:ins w:id="152" w:author="Admin" w:date="2024-11-28T10:33:00Z">
        <w:del w:id="153" w:author="~" w:date="2026-01-14T21:37:00Z">
          <w:r>
            <w:rPr>
              <w:rFonts w:hint="eastAsia" w:ascii="Times New Roman" w:hAnsi="Times New Roman" w:cs="Times New Roman"/>
              <w:b/>
              <w:sz w:val="24"/>
              <w:szCs w:val="24"/>
              <w:lang w:val="en-US" w:eastAsia="zh-CN"/>
            </w:rPr>
            <w:delText>s</w:delText>
          </w:r>
        </w:del>
      </w:ins>
      <w:del w:id="154" w:author="~" w:date="2026-01-14T21:37:00Z">
        <w:r>
          <w:rPr>
            <w:rFonts w:hint="eastAsia" w:ascii="Times New Roman" w:hAnsi="Times New Roman" w:cs="Times New Roman"/>
            <w:b/>
            <w:sz w:val="24"/>
            <w:szCs w:val="24"/>
            <w:lang w:val="en-US" w:eastAsia="zh-CN"/>
          </w:rPr>
          <w:delText xml:space="preserve">Site </w:delText>
        </w:r>
      </w:del>
      <w:ins w:id="155" w:author="Admin" w:date="2024-11-28T10:33:00Z">
        <w:del w:id="156" w:author="~" w:date="2026-01-14T21:37:00Z">
          <w:r>
            <w:rPr>
              <w:rFonts w:hint="eastAsia" w:ascii="Times New Roman" w:hAnsi="Times New Roman" w:cs="Times New Roman"/>
              <w:b/>
              <w:sz w:val="24"/>
              <w:szCs w:val="24"/>
              <w:lang w:val="en-US" w:eastAsia="zh-CN"/>
            </w:rPr>
            <w:delText>p</w:delText>
          </w:r>
        </w:del>
      </w:ins>
      <w:del w:id="157" w:author="~" w:date="2026-01-14T21:37:00Z">
        <w:r>
          <w:rPr>
            <w:rFonts w:hint="eastAsia" w:ascii="Times New Roman" w:hAnsi="Times New Roman" w:cs="Times New Roman"/>
            <w:b/>
            <w:sz w:val="24"/>
            <w:szCs w:val="24"/>
            <w:lang w:val="en-US" w:eastAsia="zh-CN"/>
          </w:rPr>
          <w:delText xml:space="preserve">Plan and land use arrangement, Modeled </w:delText>
        </w:r>
      </w:del>
      <w:ins w:id="158" w:author="Admin" w:date="2024-11-28T10:31:00Z">
        <w:del w:id="159" w:author="~" w:date="2026-01-14T21:37:00Z">
          <w:r>
            <w:rPr>
              <w:rFonts w:hint="eastAsia" w:ascii="Times New Roman" w:hAnsi="Times New Roman" w:cs="Times New Roman"/>
              <w:b/>
              <w:sz w:val="24"/>
              <w:szCs w:val="24"/>
              <w:lang w:val="en-US" w:eastAsia="zh-CN"/>
            </w:rPr>
            <w:delText xml:space="preserve">modeled </w:delText>
          </w:r>
        </w:del>
      </w:ins>
      <w:ins w:id="160" w:author="Admin" w:date="2024-11-28T10:42:00Z">
        <w:del w:id="161" w:author="~" w:date="2026-01-14T21:37:00Z">
          <w:r>
            <w:rPr>
              <w:rFonts w:hint="eastAsia" w:ascii="Times New Roman" w:hAnsi="Times New Roman" w:cs="Times New Roman"/>
              <w:b/>
              <w:sz w:val="24"/>
              <w:szCs w:val="24"/>
              <w:lang w:val="en-US" w:eastAsia="zh-CN"/>
            </w:rPr>
            <w:delText xml:space="preserve">the </w:delText>
          </w:r>
        </w:del>
      </w:ins>
      <w:del w:id="162" w:author="~" w:date="2026-01-14T21:37:00Z">
        <w:r>
          <w:rPr>
            <w:rFonts w:hint="eastAsia" w:ascii="Times New Roman" w:hAnsi="Times New Roman" w:cs="Times New Roman"/>
            <w:b/>
            <w:sz w:val="24"/>
            <w:szCs w:val="24"/>
            <w:lang w:val="en-US" w:eastAsia="zh-CN"/>
          </w:rPr>
          <w:delText>total scheme (CAD, AI, Rhino)</w:delText>
        </w:r>
      </w:del>
    </w:p>
    <w:p w14:paraId="1FAEE901">
      <w:pPr>
        <w:spacing w:line="120" w:lineRule="auto"/>
        <w:ind w:left="210" w:hanging="210" w:hangingChars="100"/>
        <w:jc w:val="left"/>
        <w:rPr>
          <w:rFonts w:hint="default" w:ascii="Times New Roman" w:hAnsi="Times New Roman" w:cs="Times New Roman"/>
          <w:b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“Droplet as Sati”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Co-Creating Interactive Design Through Mindful Body Signals                  </w:t>
      </w:r>
      <w:ins w:id="163" w:author="~" w:date="2026-01-14T22:26:50Z">
        <w:r>
          <w:rPr>
            <w:rFonts w:hint="eastAsia" w:ascii="Times New Roman" w:hAnsi="Times New Roman" w:cs="Times New Roman"/>
            <w:b w:val="0"/>
            <w:color w:val="808080" w:themeColor="background1" w:themeShade="80"/>
            <w:szCs w:val="21"/>
            <w:lang w:val="en-US" w:eastAsia="zh-CN"/>
          </w:rPr>
          <w:t>Sep.-Dec. 2025</w:t>
        </w:r>
      </w:ins>
      <w:ins w:id="164" w:author="~" w:date="2026-01-14T21:25:40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</w:rPr>
          <w:t xml:space="preserve">  </w:t>
        </w:r>
      </w:ins>
    </w:p>
    <w:p w14:paraId="64FBD78A">
      <w:pPr>
        <w:spacing w:line="120" w:lineRule="auto"/>
        <w:ind w:left="210" w:hanging="210" w:hangingChars="100"/>
        <w:jc w:val="left"/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>MIT Media Lab</w:t>
      </w:r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 xml:space="preserve">, </w:t>
      </w:r>
      <w:ins w:id="165" w:author="~" w:date="2026-01-14T21:22:31Z">
        <w:r>
          <w:rPr>
            <w:rFonts w:hint="default" w:ascii="Times New Roman" w:hAnsi="Times New Roman" w:cs="Times New Roman"/>
            <w:b w:val="0"/>
            <w:i/>
            <w:iCs/>
            <w:szCs w:val="21"/>
            <w:lang w:val="en-US" w:eastAsia="zh-CN"/>
            <w:rPrChange w:id="166" w:author="~" w:date="2026-01-14T21:22:41Z"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</w:rPrChange>
          </w:rPr>
          <w:t>Critical Matter</w:t>
        </w:r>
      </w:ins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 xml:space="preserve">｜Researcher </w:t>
      </w:r>
    </w:p>
    <w:p w14:paraId="3B8ACDF7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Explored alternative social interaction interfaces by integrating liquid-based systems with physiological sensing</w:t>
      </w:r>
    </w:p>
    <w:p w14:paraId="36867706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HCI pipelines translating ECG and respiratory signals into interactive behaviors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(</w:t>
      </w:r>
      <w:r>
        <w:rPr>
          <w:rFonts w:hint="eastAsia" w:ascii="Times New Roman" w:hAnsi="Times New Roman" w:cs="Times New Roman"/>
          <w:szCs w:val="21"/>
          <w:lang w:val="en-US" w:eastAsia="zh-CN"/>
        </w:rPr>
        <w:t>Arduino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szCs w:val="21"/>
          <w:lang w:val="en-US" w:eastAsia="zh-CN"/>
        </w:rPr>
        <w:t>TouchDesigner</w:t>
      </w:r>
      <w:r>
        <w:rPr>
          <w:rFonts w:hint="default" w:ascii="Times New Roman" w:hAnsi="Times New Roman" w:cs="Times New Roman"/>
          <w:szCs w:val="21"/>
          <w:lang w:val="en-US" w:eastAsia="zh-CN"/>
        </w:rPr>
        <w:t>)</w:t>
      </w:r>
    </w:p>
    <w:p w14:paraId="351D01D4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Conducted material experiments with resin, alcohol ink, oil ink, and water to study media properties</w:t>
      </w:r>
    </w:p>
    <w:p w14:paraId="1A7E85F0">
      <w:pPr>
        <w:spacing w:line="120" w:lineRule="auto"/>
        <w:ind w:left="210" w:hanging="210" w:hangingChars="100"/>
        <w:jc w:val="left"/>
        <w:rPr>
          <w:rFonts w:hint="default" w:ascii="Times New Roman" w:hAnsi="Times New Roman" w:cs="Times New Roman"/>
          <w:b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szCs w:val="21"/>
          <w:lang w:val="en-US" w:eastAsia="zh-CN"/>
        </w:rPr>
        <w:t>Publics in Motion: Data-Informed Public Space Design through Motion Analysis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          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Sep</w:t>
      </w:r>
      <w:ins w:id="167" w:author="~" w:date="2026-01-14T22:24:18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/>
          </w:rPr>
          <w:t>.-</w:t>
        </w:r>
      </w:ins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Dec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 w:eastAsia="zh-CN"/>
        </w:rPr>
        <w:t>.</w:t>
      </w:r>
      <w:ins w:id="168" w:author="~" w:date="2026-01-14T22:24:18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/>
          </w:rPr>
          <w:t xml:space="preserve"> 2025</w:t>
        </w:r>
      </w:ins>
    </w:p>
    <w:p w14:paraId="74328CE4">
      <w:pPr>
        <w:spacing w:line="120" w:lineRule="auto"/>
        <w:ind w:left="210" w:hanging="210" w:hangingChars="100"/>
        <w:jc w:val="left"/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 xml:space="preserve">Harvard GSD | 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>Design Analytics: Predicting Human Spatial Experience</w:t>
      </w:r>
    </w:p>
    <w:p w14:paraId="1F2BB631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Conducted plaza user survey; used machine scoring to computationally segment and rate 300 site photos</w:t>
      </w:r>
    </w:p>
    <w:p w14:paraId="0A012728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A</w:t>
      </w:r>
      <w:r>
        <w:rPr>
          <w:rFonts w:hint="eastAsia" w:ascii="Times New Roman" w:hAnsi="Times New Roman" w:cs="Times New Roman"/>
          <w:szCs w:val="21"/>
          <w:lang w:val="en-US" w:eastAsia="zh-CN"/>
        </w:rPr>
        <w:t>nalyzed 10k+ movement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  <w:lang w:val="en-US" w:eastAsia="zh-CN"/>
        </w:rPr>
        <w:t>records</w:t>
      </w:r>
      <w:r>
        <w:rPr>
          <w:rFonts w:hint="default" w:ascii="Times New Roman" w:hAnsi="Times New Roman" w:cs="Times New Roman"/>
          <w:szCs w:val="21"/>
          <w:lang w:val="en-US" w:eastAsia="zh-CN"/>
        </w:rPr>
        <w:t>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classifying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moving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behaviors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t</w:t>
      </w:r>
      <w:r>
        <w:rPr>
          <w:rFonts w:hint="eastAsia" w:ascii="Times New Roman" w:hAnsi="Times New Roman" w:cs="Times New Roman"/>
          <w:szCs w:val="21"/>
          <w:lang w:val="en-US" w:eastAsia="zh-CN"/>
        </w:rPr>
        <w:t>o model human movement and perception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(VSC)</w:t>
      </w:r>
    </w:p>
    <w:p w14:paraId="34C98403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Generated 2 heatmaps (density, speed-weighted) to identify motion conflict typologies and inform interventions</w:t>
      </w:r>
    </w:p>
    <w:p w14:paraId="3FB5DE2D">
      <w:pPr>
        <w:spacing w:line="120" w:lineRule="auto"/>
        <w:ind w:left="210" w:hanging="210" w:hangingChars="100"/>
        <w:jc w:val="left"/>
        <w:rPr>
          <w:rFonts w:hint="default" w:ascii="Times New Roman" w:hAnsi="Times New Roman" w:cs="Times New Roman"/>
          <w:b/>
          <w:szCs w:val="21"/>
          <w:lang w:val="en-US" w:eastAsia="zh-CN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Transformational City Research Project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 xml:space="preserve">-Hunter’s Point South(HPS)                           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Sep</w:t>
      </w:r>
      <w:ins w:id="169" w:author="~" w:date="2026-01-14T22:24:18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/>
          </w:rPr>
          <w:t>.-</w:t>
        </w:r>
      </w:ins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Dec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 w:eastAsia="zh-CN"/>
        </w:rPr>
        <w:t>.</w:t>
      </w:r>
      <w:ins w:id="170" w:author="~" w:date="2026-01-14T22:24:18Z">
        <w:r>
          <w:rPr>
            <w:rFonts w:hint="eastAsia" w:ascii="Times New Roman" w:hAnsi="Times New Roman" w:cs="Times New Roman"/>
            <w:color w:val="808080" w:themeColor="background1" w:themeShade="80"/>
            <w:szCs w:val="21"/>
            <w:lang w:val="en-US"/>
          </w:rPr>
          <w:t xml:space="preserve"> 2025</w:t>
        </w:r>
      </w:ins>
    </w:p>
    <w:p w14:paraId="619B4369">
      <w:pPr>
        <w:spacing w:line="120" w:lineRule="auto"/>
        <w:ind w:left="210" w:hanging="210" w:hangingChars="100"/>
        <w:jc w:val="left"/>
        <w:rPr>
          <w:rFonts w:hint="default" w:ascii="Times New Roman" w:hAnsi="Times New Roman" w:cs="Times New Roman"/>
          <w:i/>
          <w:iCs/>
          <w:szCs w:val="21"/>
          <w:lang w:val="en-US" w:eastAsia="zh-CN"/>
        </w:rPr>
      </w:pPr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>Harvard GSD (Under Prof. Maurice Cox) | Research Assistant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 xml:space="preserve"> </w:t>
      </w:r>
    </w:p>
    <w:p w14:paraId="2A834AA9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default" w:ascii="Times New Roman" w:hAnsi="Times New Roman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Interviewed city-side agencies, developers, designers on public-land governance and affordability decision-making.</w:t>
      </w:r>
    </w:p>
    <w:p w14:paraId="77DE1BE3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default" w:ascii="Times New Roman" w:hAnsi="Times New Roman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Analyzed parcel-level affordability outcomes (AMI bands, % affordable) on NYC waterfront sites.  </w:t>
      </w:r>
    </w:p>
    <w:p w14:paraId="13C0D2B0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default" w:ascii="Times New Roman" w:hAnsi="Times New Roman" w:cs="Times New Roman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Produced a case-study report archived in Harvard GSD’s ReBuild database on public–private redevelopment.</w:t>
      </w:r>
    </w:p>
    <w:p w14:paraId="4B4A8A26">
      <w:pPr>
        <w:pStyle w:val="15"/>
        <w:numPr>
          <w:ilvl w:val="0"/>
          <w:numId w:val="0"/>
        </w:numPr>
        <w:spacing w:line="120" w:lineRule="auto"/>
        <w:ind w:left="210" w:leftChars="0"/>
        <w:jc w:val="left"/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</w:pPr>
    </w:p>
    <w:p w14:paraId="545FD1BF">
      <w:pPr>
        <w:spacing w:line="120" w:lineRule="auto"/>
        <w:jc w:val="left"/>
        <w:rPr>
          <w:ins w:id="171" w:author="~" w:date="2026-01-14T22:03:50Z"/>
          <w:rFonts w:ascii="Times New Roman" w:hAnsi="Times New Roman" w:cs="Times New Roman"/>
          <w:b/>
          <w:sz w:val="24"/>
          <w:szCs w:val="24"/>
          <w:lang w:val="en-IE"/>
        </w:rPr>
      </w:pPr>
      <w:ins w:id="172" w:author="~" w:date="2026-01-14T22:03:50Z">
        <w:r>
          <w:rPr>
            <w:rFonts w:hint="eastAsi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posOffset>-2540</wp:posOffset>
                  </wp:positionH>
                  <wp:positionV relativeFrom="paragraph">
                    <wp:posOffset>220345</wp:posOffset>
                  </wp:positionV>
                  <wp:extent cx="6623685" cy="0"/>
                  <wp:effectExtent l="0" t="6350" r="0" b="6350"/>
                  <wp:wrapTopAndBottom/>
                  <wp:docPr id="13" name="直接连接符 1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2368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0.2pt;margin-top:17.35pt;height:0pt;width:521.55pt;mso-position-horizontal-relative:margin;mso-wrap-distance-bottom:0pt;mso-wrap-distance-top:0pt;z-index:251661312;mso-width-relative:page;mso-height-relative:page;" filled="f" stroked="t" coordsize="21600,21600" o:gfxdata="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EnpMffWAAAACAEAAA8AAAAAAAAAAQAgAAAAIgAAAGRycy9kb3ducmV2LnhtbFBLAQIU&#10;ABQAAAAIAIdO4kAMvrBr9QEAANUDAAAOAAAAAAAAAAEAIAAAACUBAABkcnMvZTJvRG9jLnhtbFBL&#10;BQYAAAAABgAGAFkBAACMBQ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  <w10:wrap type="topAndBottom"/>
                </v:line>
              </w:pict>
            </mc:Fallback>
          </mc:AlternateContent>
        </w:r>
      </w:ins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 xml:space="preserve">WORK &amp; </w:t>
      </w:r>
      <w:ins w:id="174" w:author="~" w:date="2026-01-14T22:03:50Z">
        <w:r>
          <w:rPr>
            <w:rFonts w:ascii="Times New Roman" w:hAnsi="Times New Roman" w:cs="Times New Roman"/>
            <w:b/>
            <w:sz w:val="24"/>
            <w:szCs w:val="24"/>
            <w:lang w:val="en-IE"/>
          </w:rPr>
          <w:t>INTERNSHIP</w:t>
        </w:r>
      </w:ins>
    </w:p>
    <w:p w14:paraId="77D7FC82">
      <w:pPr>
        <w:spacing w:line="120" w:lineRule="auto"/>
        <w:ind w:left="210" w:hanging="210" w:hangingChars="100"/>
        <w:jc w:val="left"/>
        <w:rPr>
          <w:rFonts w:hint="eastAsia" w:ascii="Times New Roman" w:hAnsi="Times New Roman" w:cs="Times New Roman"/>
          <w:b/>
          <w:szCs w:val="21"/>
          <w:lang w:val="en-US" w:eastAsia="zh-CN"/>
        </w:rPr>
      </w:pPr>
      <w:r>
        <w:rPr>
          <w:rFonts w:ascii="Times New Roman" w:hAnsi="Times New Roman" w:cs="Times New Roman"/>
          <w:b/>
          <w:szCs w:val="21"/>
          <w:lang w:val="en-IE"/>
        </w:rPr>
        <w:t>China Academy of Urban Planning &amp; Design</w:t>
      </w:r>
      <w:r>
        <w:rPr>
          <w:rFonts w:hint="default" w:ascii="Times New Roman" w:hAnsi="Times New Roman" w:cs="Times New Roman"/>
          <w:b/>
          <w:szCs w:val="21"/>
          <w:lang w:val="en-US"/>
        </w:rPr>
        <w:t>(CAUPD)</w:t>
      </w:r>
      <w:r>
        <w:rPr>
          <w:rFonts w:hint="eastAsia" w:ascii="Times New Roman" w:hAnsi="Times New Roman" w:cs="Times New Roman"/>
          <w:b/>
          <w:szCs w:val="21"/>
        </w:rPr>
        <w:t xml:space="preserve">                       </w:t>
      </w:r>
      <w:r>
        <w:rPr>
          <w:rFonts w:ascii="Times New Roman" w:hAnsi="Times New Roman" w:cs="Times New Roman"/>
          <w:b/>
          <w:szCs w:val="21"/>
          <w:lang w:val="en-IE"/>
        </w:rPr>
        <w:t xml:space="preserve">                        </w:t>
      </w:r>
      <w:r>
        <w:rPr>
          <w:rFonts w:hint="eastAsia" w:ascii="Times New Roman" w:hAnsi="Times New Roman" w:cs="Times New Roman"/>
          <w:b/>
          <w:szCs w:val="21"/>
        </w:rPr>
        <w:t xml:space="preserve"> 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</w:t>
      </w:r>
    </w:p>
    <w:p w14:paraId="1BBF7E85">
      <w:pPr>
        <w:spacing w:line="120" w:lineRule="auto"/>
        <w:ind w:left="210" w:hanging="210" w:hangingChars="100"/>
        <w:jc w:val="left"/>
        <w:rPr>
          <w:rFonts w:ascii="Times New Roman" w:hAnsi="Times New Roman" w:cs="Times New Roman"/>
          <w:color w:val="808080" w:themeColor="background1" w:themeShade="80"/>
          <w:szCs w:val="21"/>
          <w:lang w:val="en-IE"/>
        </w:rPr>
      </w:pP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 xml:space="preserve">Urban </w:t>
      </w:r>
      <w:r>
        <w:rPr>
          <w:rFonts w:hint="eastAsia" w:ascii="Times New Roman" w:hAnsi="Times New Roman" w:cs="Times New Roman"/>
          <w:i/>
          <w:iCs/>
          <w:szCs w:val="21"/>
        </w:rPr>
        <w:t>Design</w:t>
      </w:r>
      <w:r>
        <w:rPr>
          <w:rFonts w:hint="default" w:ascii="Times New Roman" w:hAnsi="Times New Roman" w:cs="Times New Roman"/>
          <w:i/>
          <w:iCs/>
          <w:szCs w:val="21"/>
          <w:lang w:val="en-US"/>
        </w:rPr>
        <w:t xml:space="preserve"> Intern                                                                      </w:t>
      </w:r>
      <w:r>
        <w:rPr>
          <w:rFonts w:ascii="Times New Roman" w:hAnsi="Times New Roman" w:cs="Times New Roman"/>
          <w:color w:val="808080" w:themeColor="background1" w:themeShade="80"/>
          <w:szCs w:val="21"/>
          <w:lang w:val="en-IE"/>
        </w:rPr>
        <w:t>Jun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. </w:t>
      </w:r>
      <w:r>
        <w:rPr>
          <w:rFonts w:ascii="Times New Roman" w:hAnsi="Times New Roman" w:cs="Times New Roman"/>
          <w:color w:val="808080" w:themeColor="background1" w:themeShade="80"/>
          <w:szCs w:val="21"/>
          <w:lang w:val="en-IE"/>
        </w:rPr>
        <w:t>-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>Aug.</w:t>
      </w:r>
      <w:r>
        <w:rPr>
          <w:rFonts w:ascii="Times New Roman" w:hAnsi="Times New Roman" w:cs="Times New Roman"/>
          <w:color w:val="808080" w:themeColor="background1" w:themeShade="80"/>
          <w:szCs w:val="21"/>
          <w:lang w:val="en-IE"/>
        </w:rPr>
        <w:t xml:space="preserve"> 2022</w:t>
      </w:r>
    </w:p>
    <w:p w14:paraId="77EF109C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ascii="Times New Roman" w:hAnsi="Times New Roman" w:cs="Times New Roman"/>
          <w:b/>
          <w:szCs w:val="21"/>
          <w:lang w:val="en-IE"/>
        </w:rPr>
      </w:pPr>
      <w:r>
        <w:rPr>
          <w:rFonts w:ascii="Times New Roman" w:hAnsi="Times New Roman" w:cs="Times New Roman"/>
          <w:szCs w:val="21"/>
          <w:lang w:val="en-US" w:eastAsia="zh-CN"/>
        </w:rPr>
        <w:t>Supported</w:t>
      </w:r>
      <w:r>
        <w:rPr>
          <w:rFonts w:ascii="Times New Roman" w:hAnsi="Times New Roman" w:cs="Times New Roman"/>
          <w:szCs w:val="21"/>
        </w:rPr>
        <w:t xml:space="preserve"> the Historic Preservation Plan for Lishui City (17,000 km², 2.5 million people)</w:t>
      </w:r>
    </w:p>
    <w:p w14:paraId="633DBF65">
      <w:pPr>
        <w:spacing w:line="120" w:lineRule="auto"/>
        <w:jc w:val="left"/>
        <w:rPr>
          <w:rFonts w:ascii="Times New Roman" w:hAnsi="Times New Roman" w:cs="Times New Roman"/>
          <w:szCs w:val="21"/>
          <w:lang w:val="en-IE"/>
        </w:rPr>
      </w:pPr>
      <w:r>
        <w:rPr>
          <w:rFonts w:ascii="Times New Roman" w:hAnsi="Times New Roman" w:cs="Times New Roman"/>
          <w:b/>
          <w:szCs w:val="21"/>
        </w:rPr>
        <w:t>XAUAT</w:t>
      </w:r>
      <w:r>
        <w:rPr>
          <w:rFonts w:ascii="Times New Roman" w:hAnsi="Times New Roman" w:cs="Times New Roman"/>
          <w:b/>
          <w:szCs w:val="21"/>
          <w:lang w:val="en-IE"/>
        </w:rPr>
        <w:t xml:space="preserve"> </w:t>
      </w:r>
      <w:r>
        <w:rPr>
          <w:rFonts w:ascii="Times New Roman" w:hAnsi="Times New Roman" w:cs="Times New Roman"/>
          <w:b/>
          <w:szCs w:val="21"/>
          <w:lang w:val="en-IE" w:eastAsia="zh-CN"/>
        </w:rPr>
        <w:t>Urban Planning &amp; Design Research Institute</w:t>
      </w:r>
      <w:r>
        <w:rPr>
          <w:rFonts w:ascii="Times New Roman" w:hAnsi="Times New Roman" w:cs="Times New Roman"/>
          <w:b/>
          <w:szCs w:val="21"/>
          <w:lang w:val="en-IE"/>
        </w:rPr>
        <w:t xml:space="preserve">  </w:t>
      </w:r>
      <w:r>
        <w:rPr>
          <w:rFonts w:hint="eastAsia" w:ascii="Times New Roman" w:hAnsi="Times New Roman" w:cs="Times New Roman"/>
          <w:b/>
          <w:szCs w:val="21"/>
          <w:lang w:val="en-IE"/>
        </w:rPr>
        <w:t xml:space="preserve">     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  </w:t>
      </w:r>
      <w:r>
        <w:rPr>
          <w:rFonts w:hint="eastAsia" w:ascii="Times New Roman" w:hAnsi="Times New Roman" w:cs="Times New Roman"/>
          <w:b/>
          <w:szCs w:val="21"/>
          <w:lang w:val="en-IE"/>
        </w:rPr>
        <w:t xml:space="preserve">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en-IE"/>
        </w:rPr>
        <w:t xml:space="preserve"> </w:t>
      </w:r>
    </w:p>
    <w:p w14:paraId="426441AC">
      <w:pPr>
        <w:spacing w:line="120" w:lineRule="auto"/>
        <w:jc w:val="left"/>
        <w:rPr>
          <w:rFonts w:ascii="Times New Roman" w:hAnsi="Times New Roman" w:cs="Times New Roman"/>
          <w:szCs w:val="21"/>
          <w:lang w:val="en-IE"/>
        </w:rPr>
      </w:pP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>Urban Planning Intern</w:t>
      </w:r>
      <w:r>
        <w:rPr>
          <w:rFonts w:ascii="Times New Roman" w:hAnsi="Times New Roman" w:cs="Times New Roman"/>
          <w:szCs w:val="21"/>
          <w:lang w:val="en-IE"/>
        </w:rPr>
        <w:t xml:space="preserve">                 </w:t>
      </w:r>
      <w:r>
        <w:rPr>
          <w:rFonts w:hint="eastAsia" w:ascii="Times New Roman" w:hAnsi="Times New Roman" w:cs="Times New Roman"/>
          <w:szCs w:val="21"/>
        </w:rPr>
        <w:t xml:space="preserve">                                     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           </w:t>
      </w:r>
      <w:r>
        <w:rPr>
          <w:rFonts w:ascii="Times New Roman" w:hAnsi="Times New Roman" w:cs="Times New Roman"/>
          <w:color w:val="808080" w:themeColor="background1" w:themeShade="80"/>
          <w:szCs w:val="21"/>
          <w:lang w:val="en-IE"/>
        </w:rPr>
        <w:t>Jun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. </w:t>
      </w:r>
      <w:r>
        <w:rPr>
          <w:rFonts w:ascii="Times New Roman" w:hAnsi="Times New Roman" w:cs="Times New Roman"/>
          <w:color w:val="808080" w:themeColor="background1" w:themeShade="80"/>
          <w:szCs w:val="21"/>
          <w:lang w:val="en-IE"/>
        </w:rPr>
        <w:t>-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 xml:space="preserve">Nov. </w:t>
      </w:r>
      <w:r>
        <w:rPr>
          <w:rFonts w:ascii="Times New Roman" w:hAnsi="Times New Roman" w:cs="Times New Roman"/>
          <w:color w:val="808080" w:themeColor="background1" w:themeShade="80"/>
          <w:szCs w:val="21"/>
          <w:lang w:val="en-IE"/>
        </w:rPr>
        <w:t>202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>3</w:t>
      </w:r>
    </w:p>
    <w:p w14:paraId="2522F494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R</w:t>
      </w:r>
      <w:r>
        <w:rPr>
          <w:rFonts w:ascii="Times New Roman" w:hAnsi="Times New Roman" w:cs="Times New Roman"/>
          <w:szCs w:val="21"/>
          <w:lang w:val="en-IE"/>
        </w:rPr>
        <w:t>ural planning and design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en-IE"/>
        </w:rPr>
        <w:t xml:space="preserve">of </w:t>
      </w:r>
      <w:r>
        <w:rPr>
          <w:rFonts w:hint="eastAsia" w:ascii="Times New Roman" w:hAnsi="Times New Roman" w:cs="Times New Roman"/>
          <w:szCs w:val="21"/>
        </w:rPr>
        <w:t xml:space="preserve">3 </w:t>
      </w:r>
      <w:r>
        <w:rPr>
          <w:rFonts w:ascii="Times New Roman" w:hAnsi="Times New Roman" w:cs="Times New Roman"/>
          <w:szCs w:val="21"/>
          <w:lang w:val="en-IE"/>
        </w:rPr>
        <w:t>village</w:t>
      </w:r>
      <w:r>
        <w:rPr>
          <w:rFonts w:hint="eastAsia" w:ascii="Times New Roman" w:hAnsi="Times New Roman" w:cs="Times New Roman"/>
          <w:szCs w:val="21"/>
        </w:rPr>
        <w:t>s: Donger</w:t>
      </w:r>
      <w:r>
        <w:rPr>
          <w:rFonts w:ascii="Times New Roman" w:hAnsi="Times New Roman" w:cs="Times New Roman"/>
          <w:szCs w:val="21"/>
          <w:lang w:val="en-IE"/>
        </w:rPr>
        <w:t xml:space="preserve"> (32.26 km</w:t>
      </w:r>
      <w:r>
        <w:rPr>
          <w:rFonts w:ascii="Times New Roman" w:hAnsi="Times New Roman" w:cs="Times New Roman"/>
          <w:szCs w:val="21"/>
          <w:vertAlign w:val="superscript"/>
          <w:lang w:val="en-IE"/>
        </w:rPr>
        <w:t>2</w:t>
      </w:r>
      <w:r>
        <w:rPr>
          <w:rFonts w:ascii="Times New Roman" w:hAnsi="Times New Roman" w:cs="Times New Roman"/>
          <w:szCs w:val="21"/>
          <w:lang w:val="en-IE"/>
        </w:rPr>
        <w:t>)</w:t>
      </w:r>
      <w:r>
        <w:rPr>
          <w:rFonts w:hint="eastAsia" w:ascii="Times New Roman" w:hAnsi="Times New Roman" w:cs="Times New Roman"/>
          <w:szCs w:val="21"/>
        </w:rPr>
        <w:t xml:space="preserve"> Nanxiu(13.09</w:t>
      </w:r>
      <w:r>
        <w:rPr>
          <w:rFonts w:ascii="Times New Roman" w:hAnsi="Times New Roman" w:cs="Times New Roman"/>
          <w:szCs w:val="21"/>
          <w:lang w:val="en-IE"/>
        </w:rPr>
        <w:t>km</w:t>
      </w:r>
      <w:r>
        <w:rPr>
          <w:rFonts w:ascii="Times New Roman" w:hAnsi="Times New Roman" w:cs="Times New Roman"/>
          <w:szCs w:val="21"/>
          <w:vertAlign w:val="superscript"/>
          <w:lang w:val="en-IE"/>
        </w:rPr>
        <w:t>2</w:t>
      </w:r>
      <w:r>
        <w:rPr>
          <w:rFonts w:hint="eastAsia" w:ascii="Times New Roman" w:hAnsi="Times New Roman" w:cs="Times New Roman"/>
          <w:szCs w:val="21"/>
        </w:rPr>
        <w:t>) and Lujiao（28.45 km</w:t>
      </w:r>
      <w:r>
        <w:rPr>
          <w:rFonts w:ascii="Times New Roman" w:hAnsi="Times New Roman" w:cs="Times New Roman"/>
          <w:szCs w:val="21"/>
          <w:vertAlign w:val="superscript"/>
          <w:lang w:val="en-IE"/>
        </w:rPr>
        <w:t>2</w:t>
      </w:r>
      <w:r>
        <w:rPr>
          <w:rFonts w:hint="eastAsia" w:ascii="Times New Roman" w:hAnsi="Times New Roman" w:cs="Times New Roman"/>
          <w:szCs w:val="21"/>
        </w:rPr>
        <w:t>）</w:t>
      </w:r>
    </w:p>
    <w:p w14:paraId="2132B637">
      <w:pPr>
        <w:pStyle w:val="15"/>
        <w:spacing w:line="120" w:lineRule="auto"/>
        <w:ind w:firstLine="0" w:firstLineChars="0"/>
        <w:jc w:val="left"/>
        <w:rPr>
          <w:rFonts w:hint="default" w:ascii="Times New Roman" w:hAnsi="Times New Roman" w:cs="Times New Roman" w:eastAsiaTheme="minorEastAsia"/>
          <w:b/>
          <w:szCs w:val="21"/>
          <w:lang w:val="en-US" w:eastAsia="zh-CN"/>
        </w:rPr>
      </w:pPr>
      <w:r>
        <w:rPr>
          <w:rFonts w:ascii="Times New Roman" w:hAnsi="Times New Roman" w:cs="Times New Roman"/>
          <w:b/>
          <w:szCs w:val="21"/>
          <w:lang w:val="en-IE"/>
        </w:rPr>
        <w:t xml:space="preserve">Shaanxi Kesheng </w:t>
      </w:r>
      <w:bookmarkStart w:id="1" w:name="_GoBack"/>
      <w:bookmarkEnd w:id="1"/>
      <w:r>
        <w:rPr>
          <w:rFonts w:ascii="Times New Roman" w:hAnsi="Times New Roman" w:cs="Times New Roman"/>
          <w:b/>
          <w:szCs w:val="21"/>
          <w:lang w:val="en-IE"/>
        </w:rPr>
        <w:t>Architectural Design</w:t>
      </w:r>
      <w:r>
        <w:rPr>
          <w:rFonts w:hint="eastAsia" w:ascii="Times New Roman" w:hAnsi="Times New Roman" w:cs="Times New Roman"/>
          <w:b/>
          <w:szCs w:val="21"/>
        </w:rPr>
        <w:t xml:space="preserve"> </w:t>
      </w:r>
      <w:r>
        <w:rPr>
          <w:rFonts w:ascii="Times New Roman" w:hAnsi="Times New Roman" w:cs="Times New Roman"/>
          <w:b/>
          <w:szCs w:val="21"/>
          <w:lang w:val="en-IE"/>
        </w:rPr>
        <w:t>Co., Ltd.</w:t>
      </w:r>
      <w:r>
        <w:rPr>
          <w:rFonts w:hint="eastAsia" w:ascii="Times New Roman" w:hAnsi="Times New Roman" w:cs="Times New Roman"/>
          <w:b/>
          <w:szCs w:val="21"/>
        </w:rPr>
        <w:t xml:space="preserve">                              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  </w:t>
      </w:r>
      <w:r>
        <w:rPr>
          <w:rFonts w:hint="eastAsia" w:ascii="Times New Roman" w:hAnsi="Times New Roman" w:cs="Times New Roman"/>
          <w:b/>
          <w:color w:val="808080" w:themeColor="background1" w:themeShade="80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 w14:paraId="14383813">
      <w:pPr>
        <w:pStyle w:val="15"/>
        <w:spacing w:line="120" w:lineRule="auto"/>
        <w:ind w:firstLine="0" w:firstLineChars="0"/>
        <w:jc w:val="left"/>
        <w:rPr>
          <w:rFonts w:hint="default" w:ascii="Times New Roman" w:hAnsi="Times New Roman" w:cs="Times New Roman"/>
          <w:color w:val="808080" w:themeColor="background1" w:themeShade="80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 xml:space="preserve">Construction Manager Intern | </w:t>
      </w:r>
      <w:r>
        <w:rPr>
          <w:rFonts w:hint="default" w:ascii="Times New Roman Italic" w:hAnsi="Times New Roman Italic" w:cs="Times New Roman Italic"/>
          <w:i/>
          <w:iCs/>
          <w:szCs w:val="21"/>
          <w:lang w:val="en-US" w:eastAsia="zh-CN"/>
        </w:rPr>
        <w:t xml:space="preserve">Design Strategist </w:t>
      </w:r>
      <w:r>
        <w:rPr>
          <w:rFonts w:hint="default" w:ascii="Times New Roman" w:hAnsi="Times New Roman" w:cs="Times New Roman"/>
          <w:i/>
          <w:iCs/>
          <w:szCs w:val="21"/>
          <w:lang w:val="en-US" w:eastAsia="zh-CN"/>
        </w:rPr>
        <w:t xml:space="preserve">                           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IE"/>
        </w:rPr>
        <w:t>Jan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IE"/>
        </w:rPr>
        <w:t>-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/>
        </w:rPr>
        <w:t>Apr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IE"/>
        </w:rPr>
        <w:t>. 2024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/>
        </w:rPr>
        <w:t xml:space="preserve"> | May 2024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/>
        </w:rPr>
        <w:t>-Jun. 2025</w:t>
      </w:r>
    </w:p>
    <w:p w14:paraId="29912068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ascii="Times New Roman" w:hAnsi="Times New Roman" w:cs="Times New Roman"/>
          <w:szCs w:val="21"/>
          <w:lang w:val="en-US" w:eastAsia="zh-CN"/>
        </w:rPr>
        <w:t>Contributed to planning and design of Wuhan Wanda Plaza commercial district</w:t>
      </w:r>
    </w:p>
    <w:p w14:paraId="4759749A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Assisted construction design for Yulin City’s “Three Halls” civic complex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  <w:lang w:val="en-US" w:eastAsia="zh-CN"/>
        </w:rPr>
        <w:t>(Museum, Library, Exhibition Hall)</w:t>
      </w:r>
    </w:p>
    <w:p w14:paraId="07336EB7">
      <w:pPr>
        <w:pStyle w:val="15"/>
        <w:numPr>
          <w:ilvl w:val="0"/>
          <w:numId w:val="0"/>
        </w:numPr>
        <w:spacing w:line="120" w:lineRule="auto"/>
        <w:ind w:left="210" w:left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</w:p>
    <w:p w14:paraId="07BECD3A">
      <w:pPr>
        <w:spacing w:line="120" w:lineRule="auto"/>
        <w:jc w:val="left"/>
        <w:rPr>
          <w:rFonts w:ascii="Times New Roman" w:hAnsi="Times New Roman" w:cs="Times New Roman"/>
          <w:b/>
          <w:sz w:val="24"/>
          <w:szCs w:val="24"/>
          <w:lang w:val="en-IE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-2540</wp:posOffset>
                </wp:positionH>
                <wp:positionV relativeFrom="paragraph">
                  <wp:posOffset>220345</wp:posOffset>
                </wp:positionV>
                <wp:extent cx="6623685" cy="0"/>
                <wp:effectExtent l="0" t="6350" r="0" b="6350"/>
                <wp:wrapTopAndBottom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2pt;margin-top:17.35pt;height:0pt;width:521.55pt;mso-position-horizontal-relative:margin;mso-wrap-distance-bottom:0pt;mso-wrap-distance-top:0pt;z-index:251663360;mso-width-relative:page;mso-height-relative:page;" filled="f" stroked="t" coordsize="21600,21600" o:gfxdata="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EnpMffWAAAACAEAAA8AAAAAAAAAAQAgAAAAIgAAAGRycy9kb3ducmV2LnhtbFBLAQIU&#10;ABQAAAAIAIdO4kCrvBne9QEAANUDAAAOAAAAAAAAAAEAIAAAACUBAABkcnMvZTJvRG9jLnhtbFBL&#10;BQYAAAAABgAGAFkBAACMBQAAAAA=&#10;">
                <v:fill on="f" focussize="0,0"/>
                <v:stroke weight="0.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IE"/>
        </w:rPr>
        <w:t>SKILLS</w:t>
      </w:r>
    </w:p>
    <w:p w14:paraId="597E6F6D">
      <w:pPr>
        <w:spacing w:line="120" w:lineRule="auto"/>
        <w:jc w:val="left"/>
        <w:rPr>
          <w:rFonts w:hint="default" w:ascii="Times New Roman" w:hAnsi="Times New Roman" w:cs="Times New Roman"/>
          <w:i w:val="0"/>
          <w:iCs w:val="0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szCs w:val="21"/>
          <w:lang w:val="en-US" w:eastAsia="zh-CN"/>
        </w:rPr>
        <w:t>Design &amp; UX:</w:t>
      </w:r>
      <w:r>
        <w:rPr>
          <w:rFonts w:hint="eastAsia" w:ascii="Times New Roman" w:hAnsi="Times New Roman" w:cs="Times New Roman"/>
          <w:i w:val="0"/>
          <w:iCs w:val="0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Cs w:val="21"/>
          <w:lang w:val="en-US"/>
        </w:rPr>
        <w:t xml:space="preserve">Figma, </w:t>
      </w:r>
      <w:ins w:id="175" w:author="~" w:date="2026-01-14T22:54:12Z">
        <w:r>
          <w:rPr>
            <w:rFonts w:hint="default" w:ascii="Times New Roman" w:hAnsi="Times New Roman" w:cs="Times New Roman"/>
            <w:i w:val="0"/>
            <w:iCs w:val="0"/>
            <w:szCs w:val="21"/>
            <w:lang w:val="en-US"/>
          </w:rPr>
          <w:t>Adobe CC, Rhino (Grasshopper), Microsoft Office, AutoCAD, V-Ray, Enscape</w:t>
        </w:r>
      </w:ins>
      <w:r>
        <w:rPr>
          <w:rFonts w:hint="default" w:ascii="Times New Roman" w:hAnsi="Times New Roman" w:cs="Times New Roman"/>
          <w:i w:val="0"/>
          <w:iCs w:val="0"/>
          <w:szCs w:val="21"/>
          <w:lang w:val="en-US"/>
        </w:rPr>
        <w:t xml:space="preserve">, </w:t>
      </w:r>
      <w:ins w:id="176" w:author="~" w:date="2026-01-14T22:54:12Z">
        <w:r>
          <w:rPr>
            <w:rFonts w:hint="default" w:ascii="Times New Roman" w:hAnsi="Times New Roman" w:cs="Times New Roman"/>
            <w:i w:val="0"/>
            <w:iCs w:val="0"/>
            <w:szCs w:val="21"/>
            <w:lang w:val="en-US"/>
          </w:rPr>
          <w:t>Miro</w:t>
        </w:r>
      </w:ins>
      <w:r>
        <w:rPr>
          <w:rFonts w:hint="default" w:ascii="Times New Roman" w:hAnsi="Times New Roman" w:cs="Times New Roman"/>
          <w:i w:val="0"/>
          <w:iCs w:val="0"/>
          <w:szCs w:val="21"/>
          <w:lang w:val="en-US"/>
        </w:rPr>
        <w:t xml:space="preserve">, </w:t>
      </w:r>
      <w:ins w:id="177" w:author="~" w:date="2026-01-14T22:54:12Z">
        <w:r>
          <w:rPr>
            <w:rFonts w:hint="default" w:ascii="Times New Roman" w:hAnsi="Times New Roman" w:cs="Times New Roman"/>
            <w:i w:val="0"/>
            <w:iCs w:val="0"/>
            <w:szCs w:val="21"/>
            <w:lang w:val="en-US"/>
          </w:rPr>
          <w:t>Midjourney,</w:t>
        </w:r>
      </w:ins>
      <w:r>
        <w:rPr>
          <w:rFonts w:hint="default" w:ascii="Times New Roman" w:hAnsi="Times New Roman" w:cs="Times New Roman"/>
          <w:i w:val="0"/>
          <w:iCs w:val="0"/>
          <w:szCs w:val="21"/>
          <w:lang w:val="en-US"/>
        </w:rPr>
        <w:t xml:space="preserve"> </w:t>
      </w:r>
      <w:ins w:id="178" w:author="~" w:date="2026-01-14T22:54:12Z">
        <w:r>
          <w:rPr>
            <w:rFonts w:hint="default" w:ascii="Times New Roman" w:hAnsi="Times New Roman" w:cs="Times New Roman"/>
            <w:i w:val="0"/>
            <w:iCs w:val="0"/>
            <w:szCs w:val="21"/>
            <w:lang w:val="en-US"/>
          </w:rPr>
          <w:t>Gemini, ChatGPT</w:t>
        </w:r>
      </w:ins>
      <w:r>
        <w:rPr>
          <w:rFonts w:hint="default" w:ascii="Times New Roman" w:hAnsi="Times New Roman" w:cs="Times New Roman"/>
          <w:i w:val="0"/>
          <w:iCs w:val="0"/>
          <w:szCs w:val="21"/>
          <w:lang w:val="en-US"/>
        </w:rPr>
        <w:t xml:space="preserve"> ; 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szCs w:val="21"/>
          <w:lang w:val="en-US" w:eastAsia="zh-CN"/>
        </w:rPr>
        <w:t xml:space="preserve">Data &amp; Coding: </w:t>
      </w:r>
      <w:r>
        <w:rPr>
          <w:rFonts w:hint="default" w:ascii="Times New Roman" w:hAnsi="Times New Roman" w:cs="Times New Roman"/>
          <w:i w:val="0"/>
          <w:iCs w:val="0"/>
          <w:szCs w:val="21"/>
          <w:lang w:val="en-US" w:eastAsia="zh-CN"/>
        </w:rPr>
        <w:t>Python, HTML, CSS, ArcGIS, SPSS</w:t>
      </w:r>
      <w:r>
        <w:rPr>
          <w:rFonts w:hint="default" w:ascii="Times New Roman" w:hAnsi="Times New Roman" w:cs="Times New Roman"/>
          <w:i w:val="0"/>
          <w:iCs w:val="0"/>
          <w:szCs w:val="21"/>
          <w:lang w:val="en-US"/>
        </w:rPr>
        <w:t xml:space="preserve">, </w:t>
      </w:r>
      <w:ins w:id="179" w:author="~" w:date="2026-01-14T22:54:12Z">
        <w:r>
          <w:rPr>
            <w:rFonts w:hint="default" w:ascii="Times New Roman" w:hAnsi="Times New Roman" w:cs="Times New Roman"/>
            <w:i w:val="0"/>
            <w:iCs w:val="0"/>
            <w:szCs w:val="21"/>
            <w:lang w:val="en-US"/>
          </w:rPr>
          <w:t>Arduino, TouchDesigner</w:t>
        </w:r>
      </w:ins>
      <w:r>
        <w:rPr>
          <w:rFonts w:hint="default" w:ascii="Times New Roman" w:hAnsi="Times New Roman" w:cs="Times New Roman"/>
          <w:i w:val="0"/>
          <w:iCs w:val="0"/>
          <w:szCs w:val="21"/>
          <w:lang w:val="en-US"/>
        </w:rPr>
        <w:t xml:space="preserve">, </w:t>
      </w:r>
      <w:ins w:id="180" w:author="~" w:date="2026-01-14T22:54:12Z">
        <w:r>
          <w:rPr>
            <w:rFonts w:hint="default" w:ascii="Times New Roman" w:hAnsi="Times New Roman" w:cs="Times New Roman"/>
            <w:i w:val="0"/>
            <w:iCs w:val="0"/>
            <w:szCs w:val="21"/>
            <w:lang w:val="en-US"/>
          </w:rPr>
          <w:t>VS Code, PyCharm</w:t>
        </w:r>
      </w:ins>
      <w:r>
        <w:rPr>
          <w:rFonts w:hint="default" w:ascii="Times New Roman" w:hAnsi="Times New Roman" w:cs="Times New Roman"/>
          <w:i w:val="0"/>
          <w:iCs w:val="0"/>
          <w:szCs w:val="21"/>
          <w:lang w:val="en-US"/>
        </w:rPr>
        <w:t xml:space="preserve">.  </w:t>
      </w:r>
    </w:p>
    <w:p w14:paraId="6FE788C8">
      <w:pPr>
        <w:spacing w:line="120" w:lineRule="auto"/>
        <w:jc w:val="left"/>
        <w:rPr>
          <w:rFonts w:ascii="Times New Roman" w:hAnsi="Times New Roman" w:cs="Times New Roman"/>
          <w:b/>
          <w:szCs w:val="21"/>
          <w:lang w:val="en-IE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 w:eastAsia="zh-CN"/>
        </w:rPr>
        <w:t>SELECTED PROJECTS &amp; AWARDS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-2540</wp:posOffset>
                </wp:positionH>
                <wp:positionV relativeFrom="paragraph">
                  <wp:posOffset>220345</wp:posOffset>
                </wp:positionV>
                <wp:extent cx="6623685" cy="0"/>
                <wp:effectExtent l="0" t="6350" r="0" b="6350"/>
                <wp:wrapTopAndBottom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2pt;margin-top:17.35pt;height:0pt;width:521.5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Sekx99YAAAAIAQAADwAAAAAAAAABACAAAAAiAAAAZHJzL2Rvd25yZXYueG1sUEsBAhQA&#10;FAAAAAgAh07iQLGUmXX0AQAA0wMAAA4AAAAAAAAAAQAgAAAAJQEAAGRycy9lMm9Eb2MueG1sUEsF&#10;BgAAAAAGAAYAWQEAAIsFAAAAAA==&#10;">
                <v:fill on="f" focussize="0,0"/>
                <v:stroke weight="0.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2BE01542">
      <w:pPr>
        <w:spacing w:line="120" w:lineRule="auto"/>
        <w:jc w:val="left"/>
        <w:rPr>
          <w:rFonts w:ascii="Times New Roman" w:hAnsi="Times New Roman" w:cs="Times New Roman"/>
          <w:b/>
          <w:color w:val="808080" w:themeColor="background1" w:themeShade="80"/>
          <w:szCs w:val="21"/>
          <w:lang w:val="en-IE"/>
        </w:rPr>
      </w:pPr>
      <w:r>
        <w:rPr>
          <w:rFonts w:ascii="Times New Roman" w:hAnsi="Times New Roman" w:cs="Times New Roman"/>
          <w:b/>
          <w:szCs w:val="21"/>
          <w:lang w:val="en-IE"/>
        </w:rPr>
        <w:t xml:space="preserve">World Habitat Architecture &amp; Environment Design Competition 2023                        </w:t>
      </w:r>
      <w:r>
        <w:rPr>
          <w:rFonts w:hint="eastAsia" w:ascii="Times New Roman" w:hAnsi="Times New Roman" w:cs="Times New Roman"/>
          <w:b/>
          <w:szCs w:val="21"/>
        </w:rPr>
        <w:t xml:space="preserve">    </w:t>
      </w:r>
      <w:r>
        <w:rPr>
          <w:rFonts w:hint="eastAsia" w:ascii="Times New Roman" w:hAnsi="Times New Roman" w:cs="Times New Roman"/>
          <w:b/>
          <w:color w:val="808080" w:themeColor="background1" w:themeShade="80"/>
          <w:szCs w:val="21"/>
        </w:rPr>
        <w:t xml:space="preserve"> </w:t>
      </w:r>
    </w:p>
    <w:p w14:paraId="0FA55608">
      <w:pPr>
        <w:spacing w:line="120" w:lineRule="auto"/>
        <w:jc w:val="left"/>
        <w:rPr>
          <w:rFonts w:ascii="Times New Roman" w:hAnsi="Times New Roman" w:cs="Times New Roman"/>
          <w:color w:val="808080" w:themeColor="background1" w:themeShade="80"/>
          <w:szCs w:val="21"/>
          <w:lang w:val="en-IE"/>
        </w:rPr>
      </w:pPr>
      <w:r>
        <w:rPr>
          <w:rFonts w:ascii="Times New Roman" w:hAnsi="Times New Roman" w:cs="Times New Roman"/>
          <w:i/>
          <w:iCs/>
          <w:szCs w:val="21"/>
          <w:lang w:val="en-IE"/>
        </w:rPr>
        <w:t>Studio Team Leader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 xml:space="preserve">; </w:t>
      </w:r>
      <w:r>
        <w:rPr>
          <w:rFonts w:ascii="Times New Roman" w:hAnsi="Times New Roman" w:cs="Times New Roman"/>
          <w:i/>
          <w:iCs/>
          <w:szCs w:val="21"/>
          <w:lang w:val="en-IE"/>
        </w:rPr>
        <w:t>National Bronze Award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/>
          <w:iCs/>
          <w:szCs w:val="21"/>
        </w:rPr>
        <w:t xml:space="preserve"> 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 xml:space="preserve">                  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>Aug.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 -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>Dec. 2022 (Project Period)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;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 xml:space="preserve"> Jul. 2023 (Award)</w:t>
      </w:r>
    </w:p>
    <w:p w14:paraId="4BF3CC46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Developed a "Bamboo + Tech" renewal strategy for a 4.2M m² community, creating a sustainable industry model to promote local women’s employment.</w:t>
      </w:r>
    </w:p>
    <w:p w14:paraId="2B298E26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Orchestrated data-driven rural master planning using ArcGIS and SPSS; synthesized topography and POI data into integrated ecological, infrastructural, and social systems.</w:t>
      </w:r>
    </w:p>
    <w:p w14:paraId="1D376C81">
      <w:pPr>
        <w:pStyle w:val="15"/>
        <w:numPr>
          <w:ilvl w:val="0"/>
          <w:numId w:val="0"/>
        </w:numPr>
        <w:spacing w:line="120" w:lineRule="auto"/>
        <w:jc w:val="left"/>
        <w:rPr>
          <w:rFonts w:hint="eastAsia" w:ascii="Times New Roman" w:hAnsi="Times New Roman" w:cs="Times New Roman"/>
          <w:szCs w:val="21"/>
        </w:rPr>
      </w:pPr>
    </w:p>
    <w:p w14:paraId="5B573AF3">
      <w:pPr>
        <w:spacing w:line="120" w:lineRule="auto"/>
        <w:jc w:val="left"/>
        <w:rPr>
          <w:rFonts w:ascii="Times New Roman" w:hAnsi="Times New Roman" w:cs="Times New Roman"/>
          <w:b/>
          <w:color w:val="808080" w:themeColor="background1" w:themeShade="80"/>
          <w:szCs w:val="21"/>
          <w:lang w:val="en-US"/>
        </w:rPr>
      </w:pPr>
      <w:r>
        <w:rPr>
          <w:rFonts w:hint="eastAsia" w:ascii="Times New Roman" w:hAnsi="Times New Roman" w:cs="Times New Roman"/>
          <w:b/>
          <w:szCs w:val="21"/>
        </w:rPr>
        <w:t xml:space="preserve">Urban design of Muslim culture streets（Minority Hui Community）   </w:t>
      </w:r>
      <w:r>
        <w:rPr>
          <w:rFonts w:ascii="Times New Roman" w:hAnsi="Times New Roman" w:cs="Times New Roman"/>
          <w:b/>
          <w:szCs w:val="21"/>
          <w:lang w:val="en-IE"/>
        </w:rPr>
        <w:t xml:space="preserve">                      </w:t>
      </w:r>
      <w:r>
        <w:rPr>
          <w:rFonts w:hint="eastAsia" w:ascii="Times New Roman" w:hAnsi="Times New Roman" w:cs="Times New Roman"/>
          <w:b/>
          <w:szCs w:val="21"/>
        </w:rPr>
        <w:t xml:space="preserve">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szCs w:val="21"/>
        </w:rPr>
        <w:t xml:space="preserve">   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/>
        </w:rPr>
        <w:t xml:space="preserve"> </w:t>
      </w:r>
    </w:p>
    <w:p w14:paraId="19C4CB7D">
      <w:pPr>
        <w:pStyle w:val="15"/>
        <w:spacing w:line="120" w:lineRule="auto"/>
        <w:ind w:firstLine="0" w:firstLineChars="0"/>
        <w:jc w:val="left"/>
        <w:rPr>
          <w:rFonts w:ascii="Times New Roman" w:hAnsi="Times New Roman" w:cs="Times New Roman"/>
          <w:szCs w:val="21"/>
          <w:lang w:val="en-IE"/>
        </w:rPr>
      </w:pPr>
      <w:r>
        <w:rPr>
          <w:rFonts w:ascii="Times New Roman" w:hAnsi="Times New Roman" w:cs="Times New Roman"/>
          <w:i/>
          <w:iCs/>
          <w:szCs w:val="21"/>
          <w:lang w:val="en-IE"/>
        </w:rPr>
        <w:t>Studio Team Leader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>;Personal Design Work;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i/>
          <w:iCs/>
          <w:szCs w:val="21"/>
          <w:lang w:val="en-IE"/>
        </w:rPr>
        <w:t>Awarded Best Design Work of the School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Mar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>.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 -Aug.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 xml:space="preserve"> 2023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; Sep. -Nov. 2024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/>
          <w:szCs w:val="21"/>
          <w:lang w:val="en-IE"/>
        </w:rPr>
        <w:t xml:space="preserve">           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</w:t>
      </w:r>
    </w:p>
    <w:p w14:paraId="19FEEEF8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Captured aerial panoramas and 360°street scans of Huifang, conducting VR experiments to assess street interfaces</w:t>
      </w:r>
    </w:p>
    <w:p w14:paraId="0E679C09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  <w:lang w:val="en-US" w:eastAsia="zh-C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Conducted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typological studies of 14 mosques, p</w:t>
      </w:r>
      <w:r>
        <w:rPr>
          <w:rFonts w:hint="eastAsia" w:ascii="Times New Roman" w:hAnsi="Times New Roman" w:cs="Times New Roman"/>
          <w:szCs w:val="21"/>
          <w:lang w:val="en-US" w:eastAsia="zh-CN"/>
        </w:rPr>
        <w:t>lanned and designed the "Hui" district (51 hm²)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</w:t>
      </w:r>
    </w:p>
    <w:p w14:paraId="7389989E">
      <w:pPr>
        <w:pStyle w:val="15"/>
        <w:numPr>
          <w:ilvl w:val="0"/>
          <w:numId w:val="0"/>
        </w:numPr>
        <w:spacing w:line="120" w:lineRule="auto"/>
        <w:ind w:left="210" w:leftChars="0"/>
        <w:jc w:val="left"/>
        <w:rPr>
          <w:rFonts w:ascii="Times New Roman" w:hAnsi="Times New Roman" w:cs="Times New Roman"/>
          <w:szCs w:val="21"/>
          <w:lang w:val="en-IE"/>
        </w:rPr>
      </w:pPr>
    </w:p>
    <w:p w14:paraId="561639CB">
      <w:pPr>
        <w:spacing w:line="120" w:lineRule="auto"/>
        <w:jc w:val="left"/>
        <w:rPr>
          <w:rFonts w:ascii="Times New Roman" w:hAnsi="Times New Roman" w:cs="Times New Roman"/>
          <w:color w:val="808080" w:themeColor="background1" w:themeShade="80"/>
          <w:szCs w:val="21"/>
          <w:lang w:val="en-US"/>
        </w:rPr>
      </w:pPr>
      <w:r>
        <w:rPr>
          <w:rFonts w:hint="eastAsia" w:ascii="Times New Roman" w:hAnsi="Times New Roman" w:cs="Times New Roman"/>
          <w:b/>
          <w:szCs w:val="21"/>
        </w:rPr>
        <w:t xml:space="preserve">Urban renewal design of Caishikou District in Beijing                                  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/>
        </w:rPr>
        <w:t xml:space="preserve"> </w:t>
      </w:r>
    </w:p>
    <w:p w14:paraId="72F01EA4">
      <w:pPr>
        <w:spacing w:line="120" w:lineRule="auto"/>
        <w:jc w:val="left"/>
        <w:rPr>
          <w:rFonts w:ascii="Times New Roman" w:hAnsi="Times New Roman" w:cs="Times New Roman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imes New Roman" w:hAnsi="Times New Roman" w:cs="Times New Roman"/>
          <w:i/>
          <w:iCs/>
          <w:szCs w:val="21"/>
          <w:lang w:val="en-IE"/>
        </w:rPr>
        <w:t>Studio Team Leader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>;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  <w:lang w:val="en-IE"/>
        </w:rPr>
        <w:t>Awarded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/>
          <w:iCs/>
          <w:szCs w:val="21"/>
          <w:lang w:val="en-IE" w:eastAsia="zh-CN"/>
        </w:rPr>
        <w:t>Excellent Graduation Design</w:t>
      </w:r>
      <w:r>
        <w:rPr>
          <w:rFonts w:hint="eastAsia" w:ascii="Times New Roman" w:hAnsi="Times New Roman" w:cs="Times New Roman"/>
          <w:szCs w:val="21"/>
        </w:rPr>
        <w:t xml:space="preserve">        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Cs w:val="21"/>
        </w:rPr>
        <w:t xml:space="preserve">                         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Mar. -Jun.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 xml:space="preserve"> 202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 xml:space="preserve"> </w:t>
      </w:r>
    </w:p>
    <w:p w14:paraId="7094705F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ascii="Times New Roman" w:hAnsi="Times New Roman" w:cs="Times New Roman"/>
          <w:szCs w:val="21"/>
          <w:lang w:val="en-IE"/>
        </w:rPr>
      </w:pPr>
      <w:r>
        <w:rPr>
          <w:rFonts w:hint="eastAsia" w:ascii="Times New Roman" w:hAnsi="Times New Roman" w:cs="Times New Roman"/>
          <w:szCs w:val="21"/>
        </w:rPr>
        <w:t>Renovated historic streets and buildings (420,000 m², 11,920 people)</w:t>
      </w:r>
      <w:r>
        <w:rPr>
          <w:rFonts w:hint="eastAsia" w:ascii="Times New Roman" w:hAnsi="Times New Roman" w:cs="Times New Roman"/>
          <w:szCs w:val="21"/>
          <w:lang w:val="en-US" w:eastAsia="zh-CN"/>
        </w:rPr>
        <w:t>, and</w:t>
      </w:r>
      <w:r>
        <w:rPr>
          <w:rFonts w:hint="eastAsia" w:ascii="Times New Roman" w:hAnsi="Times New Roman" w:cs="Times New Roman"/>
          <w:szCs w:val="21"/>
        </w:rPr>
        <w:t xml:space="preserve"> developed business and policy strategies</w:t>
      </w:r>
    </w:p>
    <w:p w14:paraId="4C333635">
      <w:pPr>
        <w:pStyle w:val="15"/>
        <w:numPr>
          <w:ilvl w:val="0"/>
          <w:numId w:val="0"/>
        </w:numPr>
        <w:spacing w:line="120" w:lineRule="auto"/>
        <w:ind w:left="210" w:leftChars="0"/>
        <w:jc w:val="left"/>
        <w:rPr>
          <w:rFonts w:ascii="Times New Roman" w:hAnsi="Times New Roman" w:cs="Times New Roman"/>
          <w:szCs w:val="21"/>
          <w:lang w:val="en-IE"/>
        </w:rPr>
      </w:pPr>
    </w:p>
    <w:p w14:paraId="21F6FAB4">
      <w:pPr>
        <w:pStyle w:val="15"/>
        <w:spacing w:line="120" w:lineRule="auto"/>
        <w:ind w:firstLine="0" w:firstLineChars="0"/>
        <w:jc w:val="left"/>
        <w:rPr>
          <w:rFonts w:ascii="Times New Roman" w:hAnsi="Times New Roman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szCs w:val="21"/>
        </w:rPr>
        <w:t xml:space="preserve">Urban </w:t>
      </w:r>
      <w:r>
        <w:rPr>
          <w:rFonts w:hint="default" w:ascii="Times New Roman" w:hAnsi="Times New Roman" w:cs="Times New Roman"/>
          <w:b/>
          <w:szCs w:val="21"/>
          <w:lang w:val="en-US"/>
        </w:rPr>
        <w:t>M</w:t>
      </w:r>
      <w:r>
        <w:rPr>
          <w:rFonts w:hint="eastAsia" w:ascii="Times New Roman" w:hAnsi="Times New Roman" w:cs="Times New Roman"/>
          <w:b/>
          <w:szCs w:val="21"/>
        </w:rPr>
        <w:t>aster</w:t>
      </w:r>
      <w:r>
        <w:rPr>
          <w:rFonts w:ascii="Times New Roman" w:hAnsi="Times New Roman" w:cs="Times New Roman"/>
          <w:b/>
          <w:szCs w:val="21"/>
          <w:lang w:val="en-IE"/>
        </w:rPr>
        <w:t xml:space="preserve"> </w:t>
      </w:r>
      <w:r>
        <w:rPr>
          <w:rFonts w:hint="default" w:ascii="Times New Roman" w:hAnsi="Times New Roman" w:cs="Times New Roman"/>
          <w:b/>
          <w:szCs w:val="21"/>
          <w:lang w:val="en-US"/>
        </w:rPr>
        <w:t>P</w:t>
      </w:r>
      <w:r>
        <w:rPr>
          <w:rFonts w:ascii="Times New Roman" w:hAnsi="Times New Roman" w:cs="Times New Roman"/>
          <w:b/>
          <w:szCs w:val="21"/>
          <w:lang w:val="en-IE"/>
        </w:rPr>
        <w:t>lanning</w:t>
      </w:r>
      <w:r>
        <w:rPr>
          <w:rFonts w:hint="eastAsia" w:ascii="Times New Roman" w:hAnsi="Times New Roman" w:cs="Times New Roman"/>
          <w:b/>
          <w:szCs w:val="21"/>
        </w:rPr>
        <w:t xml:space="preserve"> and </w:t>
      </w:r>
      <w:r>
        <w:rPr>
          <w:rFonts w:hint="default" w:ascii="Times New Roman" w:hAnsi="Times New Roman" w:cs="Times New Roman"/>
          <w:b/>
          <w:szCs w:val="21"/>
          <w:lang w:val="en-US"/>
        </w:rPr>
        <w:t>D</w:t>
      </w:r>
      <w:r>
        <w:rPr>
          <w:rFonts w:hint="eastAsia" w:ascii="Times New Roman" w:hAnsi="Times New Roman" w:cs="Times New Roman"/>
          <w:b/>
          <w:szCs w:val="21"/>
        </w:rPr>
        <w:t>esign, Regulatory Detailed Planning</w:t>
      </w:r>
      <w:r>
        <w:rPr>
          <w:rFonts w:ascii="Times New Roman" w:hAnsi="Times New Roman" w:cs="Times New Roman"/>
          <w:b/>
          <w:szCs w:val="21"/>
          <w:lang w:val="en-IE"/>
        </w:rPr>
        <w:t xml:space="preserve"> of Huayin City</w:t>
      </w:r>
      <w:r>
        <w:rPr>
          <w:rFonts w:hint="eastAsia" w:ascii="Times New Roman" w:hAnsi="Times New Roman" w:cs="Times New Roman"/>
          <w:b/>
          <w:szCs w:val="21"/>
        </w:rPr>
        <w:t xml:space="preserve">  </w:t>
      </w:r>
      <w:r>
        <w:rPr>
          <w:rFonts w:hint="default" w:ascii="Times New Roman" w:hAnsi="Times New Roman" w:cs="Times New Roman"/>
          <w:color w:val="595959" w:themeColor="text1" w:themeTint="A6"/>
          <w:szCs w:val="21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color w:val="808080" w:themeColor="background1" w:themeShade="80"/>
          <w:szCs w:val="21"/>
          <w:lang w:val="en-US"/>
        </w:rPr>
        <w:t xml:space="preserve">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>Aug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>2022-Apr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  <w:lang w:val="en-US" w:eastAsia="zh-CN"/>
        </w:rPr>
        <w:t>.</w:t>
      </w:r>
      <w:r>
        <w:rPr>
          <w:rFonts w:hint="eastAsia" w:ascii="Times New Roman" w:hAnsi="Times New Roman" w:cs="Times New Roman"/>
          <w:color w:val="808080" w:themeColor="background1" w:themeShade="80"/>
          <w:szCs w:val="21"/>
        </w:rPr>
        <w:t xml:space="preserve"> 2023 </w:t>
      </w:r>
    </w:p>
    <w:p w14:paraId="4FCD04A4">
      <w:pPr>
        <w:spacing w:line="12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i/>
          <w:iCs/>
          <w:szCs w:val="21"/>
          <w:lang w:val="en-IE"/>
        </w:rPr>
        <w:t>Team leader of</w:t>
      </w:r>
      <w:r>
        <w:rPr>
          <w:rFonts w:hint="eastAsia" w:ascii="Times New Roman" w:hAnsi="Times New Roman" w:cs="Times New Roman"/>
          <w:i/>
          <w:iCs/>
          <w:szCs w:val="21"/>
          <w:lang w:val="en-US" w:eastAsia="zh-CN"/>
        </w:rPr>
        <w:t xml:space="preserve"> 3 </w:t>
      </w:r>
      <w:r>
        <w:rPr>
          <w:rFonts w:hint="eastAsia" w:ascii="Times New Roman" w:hAnsi="Times New Roman" w:cs="Times New Roman"/>
          <w:i/>
          <w:iCs/>
          <w:szCs w:val="21"/>
          <w:lang w:val="en-IE"/>
        </w:rPr>
        <w:t>studio</w:t>
      </w:r>
      <w:r>
        <w:rPr>
          <w:rFonts w:hint="eastAsia" w:ascii="Times New Roman" w:hAnsi="Times New Roman" w:cs="Times New Roman"/>
          <w:i/>
          <w:iCs/>
          <w:szCs w:val="21"/>
        </w:rPr>
        <w:t>s: Urban Master Planning, Urban Center Planning and Design and Regulatory Detailed Planning</w:t>
      </w:r>
    </w:p>
    <w:p w14:paraId="3B37456C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ascii="Times New Roman" w:hAnsi="Times New Roman" w:cs="Times New Roman"/>
          <w:szCs w:val="21"/>
          <w:lang w:val="en-IE"/>
        </w:rPr>
      </w:pPr>
      <w:r>
        <w:rPr>
          <w:rFonts w:hint="eastAsia" w:ascii="Times New Roman" w:hAnsi="Times New Roman" w:cs="Times New Roman"/>
          <w:szCs w:val="21"/>
        </w:rPr>
        <w:t>Analyzed the city’s present conditions (ArcGIS) (817 km², population 237,720)</w:t>
      </w:r>
    </w:p>
    <w:p w14:paraId="734CC34A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ascii="Times New Roman" w:hAnsi="Times New Roman" w:cs="Times New Roman"/>
          <w:szCs w:val="21"/>
          <w:lang w:val="en-IE"/>
        </w:rPr>
      </w:pPr>
      <w:r>
        <w:rPr>
          <w:rFonts w:hint="eastAsia" w:ascii="Times New Roman" w:hAnsi="Times New Roman" w:cs="Times New Roman"/>
          <w:szCs w:val="21"/>
          <w:lang w:val="en-IE" w:eastAsia="zh-CN"/>
        </w:rPr>
        <w:t>Conducted population projection (SPSS), development potential evaluation (AHP), urbanization forecast (14.4 km²).</w:t>
      </w:r>
    </w:p>
    <w:p w14:paraId="58C81DC6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en-IE"/>
        </w:rPr>
        <w:t>Urban infrastructure planning for heat supply engineering (from Qinling Power Station)</w:t>
      </w:r>
    </w:p>
    <w:p w14:paraId="1D452739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Designed the central old city (4.45 km²) based on natural scenery patterns, with sunlight and sightline analysis</w:t>
      </w:r>
    </w:p>
    <w:p w14:paraId="543A5DEF">
      <w:pPr>
        <w:pStyle w:val="15"/>
        <w:numPr>
          <w:ilvl w:val="0"/>
          <w:numId w:val="1"/>
        </w:numPr>
        <w:spacing w:line="120" w:lineRule="auto"/>
        <w:ind w:firstLineChars="0"/>
        <w:jc w:val="left"/>
        <w:rPr>
          <w:rFonts w:ascii="Times New Roman" w:hAnsi="Times New Roman" w:cs="Times New Roman"/>
          <w:b/>
          <w:sz w:val="24"/>
          <w:szCs w:val="24"/>
          <w:lang w:val="en-IE"/>
        </w:rPr>
      </w:pPr>
      <w:r>
        <w:rPr>
          <w:rFonts w:hint="eastAsia" w:ascii="Times New Roman" w:hAnsi="Times New Roman" w:cs="Times New Roman"/>
          <w:szCs w:val="21"/>
        </w:rPr>
        <w:t>Created development intensity index and detailed planning for six blocks</w:t>
      </w:r>
    </w:p>
    <w:p w14:paraId="0C8AD0D3">
      <w:pPr>
        <w:rPr>
          <w:rFonts w:hint="eastAsia" w:ascii="Times New Roman" w:hAnsi="Times New Roman" w:cs="Times New Roman" w:eastAsiaTheme="minorEastAsia"/>
          <w:kern w:val="2"/>
          <w:sz w:val="21"/>
          <w:szCs w:val="21"/>
          <w:lang w:val="en-IE" w:eastAsia="zh-CN" w:bidi="ar-SA"/>
        </w:rPr>
      </w:pPr>
    </w:p>
    <w:p w14:paraId="3738D9C8">
      <w:pPr>
        <w:rPr>
          <w:rFonts w:hint="eastAsia"/>
          <w:lang w:val="en-IE" w:eastAsia="zh-CN"/>
        </w:rPr>
      </w:pPr>
    </w:p>
    <w:sectPr>
      <w:headerReference r:id="rId3" w:type="default"/>
      <w:headerReference r:id="rId4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621C2">
    <w:pPr>
      <w:pStyle w:val="6"/>
      <w:pBdr>
        <w:bottom w:val="none" w:color="auto" w:sz="0" w:space="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6B492">
    <w:pPr>
      <w:pStyle w:val="6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A50F20"/>
    <w:multiLevelType w:val="multilevel"/>
    <w:tmpl w:val="2BA50F20"/>
    <w:lvl w:ilvl="0" w:tentative="0">
      <w:start w:val="0"/>
      <w:numFmt w:val="bullet"/>
      <w:lvlText w:val="•"/>
      <w:lvlJc w:val="left"/>
      <w:pPr>
        <w:ind w:left="570" w:hanging="360"/>
      </w:pPr>
      <w:rPr>
        <w:rFonts w:hint="eastAsia" w:ascii="等线" w:hAnsi="等线" w:eastAsia="等线" w:cs="Times New Roman"/>
      </w:rPr>
    </w:lvl>
    <w:lvl w:ilvl="1" w:tentative="0">
      <w:start w:val="1"/>
      <w:numFmt w:val="bullet"/>
      <w:lvlText w:val=""/>
      <w:lvlJc w:val="left"/>
      <w:pPr>
        <w:ind w:left="105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7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9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1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3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5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7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9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~">
    <w15:presenceInfo w15:providerId="WPS Office" w15:userId="811973116"/>
  </w15:person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revisionView w:markup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jZTRlY2U2NjI1MzJhZTU2MDViODM1M2ZjYzljNjMifQ=="/>
  </w:docVars>
  <w:rsids>
    <w:rsidRoot w:val="00172A27"/>
    <w:rsid w:val="00046AFF"/>
    <w:rsid w:val="00062737"/>
    <w:rsid w:val="000E7F29"/>
    <w:rsid w:val="00103FF2"/>
    <w:rsid w:val="00144072"/>
    <w:rsid w:val="00162C25"/>
    <w:rsid w:val="00172A27"/>
    <w:rsid w:val="00192394"/>
    <w:rsid w:val="00255A9C"/>
    <w:rsid w:val="002C7DF9"/>
    <w:rsid w:val="00320331"/>
    <w:rsid w:val="00442CCA"/>
    <w:rsid w:val="00492172"/>
    <w:rsid w:val="004E616D"/>
    <w:rsid w:val="00515E00"/>
    <w:rsid w:val="00525490"/>
    <w:rsid w:val="00593521"/>
    <w:rsid w:val="00597F6E"/>
    <w:rsid w:val="005C6A97"/>
    <w:rsid w:val="005D6638"/>
    <w:rsid w:val="00664EAB"/>
    <w:rsid w:val="006803F2"/>
    <w:rsid w:val="006E2FB9"/>
    <w:rsid w:val="00707734"/>
    <w:rsid w:val="00766B8E"/>
    <w:rsid w:val="00822E3B"/>
    <w:rsid w:val="00861D4F"/>
    <w:rsid w:val="008D12D7"/>
    <w:rsid w:val="008F276C"/>
    <w:rsid w:val="009224FE"/>
    <w:rsid w:val="00926AA1"/>
    <w:rsid w:val="0094483F"/>
    <w:rsid w:val="00956B0C"/>
    <w:rsid w:val="0095787F"/>
    <w:rsid w:val="00967CCA"/>
    <w:rsid w:val="00A106B5"/>
    <w:rsid w:val="00A20FED"/>
    <w:rsid w:val="00A749E6"/>
    <w:rsid w:val="00A86D1E"/>
    <w:rsid w:val="00B85C18"/>
    <w:rsid w:val="00C67F0C"/>
    <w:rsid w:val="00C71583"/>
    <w:rsid w:val="00C77384"/>
    <w:rsid w:val="00CF5EF6"/>
    <w:rsid w:val="00D05139"/>
    <w:rsid w:val="00D236FA"/>
    <w:rsid w:val="00D5092C"/>
    <w:rsid w:val="00D64FB4"/>
    <w:rsid w:val="00D77F6C"/>
    <w:rsid w:val="00DF571A"/>
    <w:rsid w:val="00E3217F"/>
    <w:rsid w:val="00E841FF"/>
    <w:rsid w:val="00E9231A"/>
    <w:rsid w:val="00EC0F8F"/>
    <w:rsid w:val="00EE56FB"/>
    <w:rsid w:val="00F117D3"/>
    <w:rsid w:val="00F13421"/>
    <w:rsid w:val="00F22A88"/>
    <w:rsid w:val="00FF2B9E"/>
    <w:rsid w:val="01DB1221"/>
    <w:rsid w:val="03EE2141"/>
    <w:rsid w:val="061F2A86"/>
    <w:rsid w:val="076D7821"/>
    <w:rsid w:val="07A10C99"/>
    <w:rsid w:val="07FE2B6F"/>
    <w:rsid w:val="090146C5"/>
    <w:rsid w:val="09F14739"/>
    <w:rsid w:val="0C686809"/>
    <w:rsid w:val="0C851169"/>
    <w:rsid w:val="0DBA7538"/>
    <w:rsid w:val="0E795ACD"/>
    <w:rsid w:val="0EC07A7C"/>
    <w:rsid w:val="101F233A"/>
    <w:rsid w:val="129B16E6"/>
    <w:rsid w:val="13D75A05"/>
    <w:rsid w:val="15C2342E"/>
    <w:rsid w:val="173F1101"/>
    <w:rsid w:val="18B0756E"/>
    <w:rsid w:val="19834C82"/>
    <w:rsid w:val="1AE41750"/>
    <w:rsid w:val="1B244243"/>
    <w:rsid w:val="1DE026A3"/>
    <w:rsid w:val="1E1D56A5"/>
    <w:rsid w:val="1F4E44EE"/>
    <w:rsid w:val="1F8A1EBA"/>
    <w:rsid w:val="243F21C0"/>
    <w:rsid w:val="281F64BE"/>
    <w:rsid w:val="28D23530"/>
    <w:rsid w:val="296028EA"/>
    <w:rsid w:val="29BD61A0"/>
    <w:rsid w:val="29CA4B8D"/>
    <w:rsid w:val="2A50472C"/>
    <w:rsid w:val="2A7A5C2D"/>
    <w:rsid w:val="2BD650E5"/>
    <w:rsid w:val="2C792640"/>
    <w:rsid w:val="2CAA48B6"/>
    <w:rsid w:val="2CF94F11"/>
    <w:rsid w:val="2DAE631A"/>
    <w:rsid w:val="2DBB0A37"/>
    <w:rsid w:val="2DEB6954"/>
    <w:rsid w:val="2E715B6C"/>
    <w:rsid w:val="2F713AA3"/>
    <w:rsid w:val="2F9F28F3"/>
    <w:rsid w:val="300264A9"/>
    <w:rsid w:val="30450A8C"/>
    <w:rsid w:val="31D60AC4"/>
    <w:rsid w:val="338418CB"/>
    <w:rsid w:val="33EC194A"/>
    <w:rsid w:val="35134CB4"/>
    <w:rsid w:val="35CF524D"/>
    <w:rsid w:val="365E53B1"/>
    <w:rsid w:val="387737AC"/>
    <w:rsid w:val="38851C36"/>
    <w:rsid w:val="38EC79CB"/>
    <w:rsid w:val="3C75173D"/>
    <w:rsid w:val="3D342EBA"/>
    <w:rsid w:val="3EA64DEB"/>
    <w:rsid w:val="3EE0728E"/>
    <w:rsid w:val="3FCE45FA"/>
    <w:rsid w:val="3FD87226"/>
    <w:rsid w:val="3FEB43A5"/>
    <w:rsid w:val="40C779CD"/>
    <w:rsid w:val="41CE34E5"/>
    <w:rsid w:val="426C1EA8"/>
    <w:rsid w:val="438D657A"/>
    <w:rsid w:val="48192719"/>
    <w:rsid w:val="486C0E54"/>
    <w:rsid w:val="49787384"/>
    <w:rsid w:val="4A704CC1"/>
    <w:rsid w:val="4AA743C5"/>
    <w:rsid w:val="4AB44354"/>
    <w:rsid w:val="4AD66F53"/>
    <w:rsid w:val="4B9A1834"/>
    <w:rsid w:val="4FA5088A"/>
    <w:rsid w:val="51143E36"/>
    <w:rsid w:val="5257222D"/>
    <w:rsid w:val="53603363"/>
    <w:rsid w:val="543E21F2"/>
    <w:rsid w:val="579E08FE"/>
    <w:rsid w:val="58144523"/>
    <w:rsid w:val="591E5852"/>
    <w:rsid w:val="5B5419FF"/>
    <w:rsid w:val="5D2673CB"/>
    <w:rsid w:val="5DDE3802"/>
    <w:rsid w:val="5EC27C6A"/>
    <w:rsid w:val="5F155949"/>
    <w:rsid w:val="61DA69D6"/>
    <w:rsid w:val="62195750"/>
    <w:rsid w:val="62853336"/>
    <w:rsid w:val="62B9483E"/>
    <w:rsid w:val="62C456BC"/>
    <w:rsid w:val="634618F9"/>
    <w:rsid w:val="63AC5578"/>
    <w:rsid w:val="63E91153"/>
    <w:rsid w:val="654900FB"/>
    <w:rsid w:val="655D22F3"/>
    <w:rsid w:val="67980EC5"/>
    <w:rsid w:val="6A470076"/>
    <w:rsid w:val="6A642BF4"/>
    <w:rsid w:val="6A837C0B"/>
    <w:rsid w:val="6B481D57"/>
    <w:rsid w:val="6D0A2E73"/>
    <w:rsid w:val="70F213F3"/>
    <w:rsid w:val="713752AB"/>
    <w:rsid w:val="714F6A99"/>
    <w:rsid w:val="71F907B3"/>
    <w:rsid w:val="72F21DD2"/>
    <w:rsid w:val="75226272"/>
    <w:rsid w:val="76852DCA"/>
    <w:rsid w:val="77CF4E44"/>
    <w:rsid w:val="79CC5BB7"/>
    <w:rsid w:val="7A743975"/>
    <w:rsid w:val="7AA03EC1"/>
    <w:rsid w:val="7B494B47"/>
    <w:rsid w:val="7EA5419C"/>
    <w:rsid w:val="7F2C7FD6"/>
    <w:rsid w:val="7F5C05D3"/>
    <w:rsid w:val="B5F3ADBE"/>
    <w:rsid w:val="DFD403C6"/>
    <w:rsid w:val="DFDA9830"/>
    <w:rsid w:val="FCE6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unhideWhenUsed/>
    <w:qFormat/>
    <w:uiPriority w:val="9"/>
    <w:pPr>
      <w:ind w:left="144"/>
      <w:outlineLvl w:val="1"/>
    </w:pPr>
    <w:rPr>
      <w:b/>
      <w:bCs/>
      <w:sz w:val="17"/>
      <w:szCs w:val="17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autoRedefine/>
    <w:semiHidden/>
    <w:unhideWhenUsed/>
    <w:qFormat/>
    <w:uiPriority w:val="99"/>
    <w:rPr>
      <w:sz w:val="20"/>
      <w:szCs w:val="20"/>
    </w:rPr>
  </w:style>
  <w:style w:type="paragraph" w:styleId="4">
    <w:name w:val="Body Text"/>
    <w:basedOn w:val="1"/>
    <w:autoRedefine/>
    <w:qFormat/>
    <w:uiPriority w:val="1"/>
    <w:pPr>
      <w:spacing w:before="66"/>
      <w:ind w:left="851"/>
    </w:pPr>
    <w:rPr>
      <w:sz w:val="17"/>
      <w:szCs w:val="17"/>
    </w:rPr>
  </w:style>
  <w:style w:type="paragraph" w:styleId="5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annotation subject"/>
    <w:basedOn w:val="3"/>
    <w:next w:val="3"/>
    <w:link w:val="20"/>
    <w:semiHidden/>
    <w:unhideWhenUsed/>
    <w:qFormat/>
    <w:uiPriority w:val="99"/>
    <w:rPr>
      <w:b/>
      <w:bCs/>
    </w:rPr>
  </w:style>
  <w:style w:type="character" w:styleId="11">
    <w:name w:val="Strong"/>
    <w:basedOn w:val="10"/>
    <w:autoRedefine/>
    <w:qFormat/>
    <w:uiPriority w:val="22"/>
    <w:rPr>
      <w:b/>
      <w:bCs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0"/>
    <w:autoRedefine/>
    <w:semiHidden/>
    <w:unhideWhenUsed/>
    <w:qFormat/>
    <w:uiPriority w:val="99"/>
    <w:rPr>
      <w:sz w:val="16"/>
      <w:szCs w:val="16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页眉 字符"/>
    <w:basedOn w:val="10"/>
    <w:link w:val="6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autoRedefine/>
    <w:qFormat/>
    <w:uiPriority w:val="99"/>
    <w:rPr>
      <w:sz w:val="18"/>
      <w:szCs w:val="18"/>
    </w:rPr>
  </w:style>
  <w:style w:type="paragraph" w:customStyle="1" w:styleId="18">
    <w:name w:val="修订1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9">
    <w:name w:val="批注文字 字符"/>
    <w:basedOn w:val="10"/>
    <w:link w:val="3"/>
    <w:autoRedefine/>
    <w:semiHidden/>
    <w:qFormat/>
    <w:uiPriority w:val="99"/>
    <w:rPr>
      <w:sz w:val="20"/>
      <w:szCs w:val="20"/>
    </w:rPr>
  </w:style>
  <w:style w:type="character" w:customStyle="1" w:styleId="20">
    <w:name w:val="批注主题 字符"/>
    <w:basedOn w:val="19"/>
    <w:link w:val="8"/>
    <w:autoRedefine/>
    <w:semiHidden/>
    <w:qFormat/>
    <w:uiPriority w:val="99"/>
    <w:rPr>
      <w:b/>
      <w:bCs/>
      <w:sz w:val="20"/>
      <w:szCs w:val="20"/>
    </w:rPr>
  </w:style>
  <w:style w:type="paragraph" w:customStyle="1" w:styleId="21">
    <w:name w:val="Table Text"/>
    <w:basedOn w:val="1"/>
    <w:autoRedefine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Times New Roman" w:hAnsi="Times New Roman" w:eastAsia="Times New Roman" w:cs="Times New Roman"/>
      <w:snapToGrid w:val="0"/>
      <w:color w:val="000000"/>
      <w:kern w:val="0"/>
      <w:sz w:val="22"/>
      <w:lang w:eastAsia="en-US"/>
    </w:rPr>
  </w:style>
  <w:style w:type="table" w:customStyle="1" w:styleId="22">
    <w:name w:val="Table Normal"/>
    <w:autoRedefine/>
    <w:semiHidden/>
    <w:unhideWhenUsed/>
    <w:qFormat/>
    <w:uiPriority w:val="0"/>
    <w:rPr>
      <w:rFonts w:ascii="Arial" w:hAnsi="Arial" w:cs="Arial"/>
      <w:snapToGrid w:val="0"/>
      <w:color w:val="00000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Times New Roman" w:hAnsi="Times New Roman" w:eastAsia="Times New Roman" w:cs="Times New Roman"/>
      <w:color w:val="000000"/>
      <w:sz w:val="24"/>
      <w:szCs w:val="24"/>
      <w:lang w:val="en-US" w:eastAsia="zh-CN" w:bidi="ar-SA"/>
    </w:rPr>
  </w:style>
  <w:style w:type="paragraph" w:customStyle="1" w:styleId="24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5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6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896</Words>
  <Characters>5358</Characters>
  <Lines>108</Lines>
  <Paragraphs>34</Paragraphs>
  <TotalTime>2</TotalTime>
  <ScaleCrop>false</ScaleCrop>
  <LinksUpToDate>false</LinksUpToDate>
  <CharactersWithSpaces>7545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2024-11-27T16:18:00Z</dcterms:created>
  <dc:creator>Moriaty</dc:creator>
  <cp:lastModifiedBy>~</cp:lastModifiedBy>
  <cp:lastPrinted>2024-10-23T22:57:00Z</cp:lastPrinted>
  <dcterms:modified xsi:type="dcterms:W3CDTF">2026-01-15T23:03:56Z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409BC63B6B6876C530676969DF8934BF_43</vt:lpwstr>
  </property>
  <property fmtid="{D5CDD505-2E9C-101B-9397-08002B2CF9AE}" pid="4" name="GrammarlyDocumentId">
    <vt:lpwstr>46a3b30d2d9a1f80e833c93a8e2fd9ac22b99541e898adf2667657635469009a</vt:lpwstr>
  </property>
</Properties>
</file>